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BAC79D" w14:textId="60B4EA50" w:rsidR="001013D9" w:rsidRPr="00C47874" w:rsidRDefault="00CD0B6E">
      <w:pPr>
        <w:spacing w:before="2880" w:after="200"/>
        <w:rPr>
          <w:lang w:val="en-US"/>
        </w:rPr>
      </w:pPr>
      <w:r>
        <w:rPr>
          <w:b/>
          <w:bCs/>
          <w:color w:val="053714"/>
          <w:sz w:val="52"/>
          <w:szCs w:val="52"/>
          <w:lang w:val="en-US"/>
        </w:rPr>
        <w:t>Funding and Innovation Support for University of Copenhagen Spin-outs</w:t>
      </w:r>
    </w:p>
    <w:p w14:paraId="4E88A894" w14:textId="77777777" w:rsidR="001013D9" w:rsidRPr="00C47874" w:rsidRDefault="00CD0B6E">
      <w:pPr>
        <w:spacing w:after="160"/>
        <w:rPr>
          <w:lang w:val="en-US"/>
        </w:rPr>
      </w:pPr>
      <w:r>
        <w:rPr>
          <w:color w:val="0C3512"/>
          <w:sz w:val="24"/>
          <w:szCs w:val="24"/>
          <w:lang w:val="en-US"/>
        </w:rPr>
        <w:t>Prepared for: Lighthouse Innovation Advisors</w:t>
      </w:r>
    </w:p>
    <w:p w14:paraId="00CB43B0" w14:textId="77777777" w:rsidR="00870A12" w:rsidRDefault="00CD0B6E" w:rsidP="00C47874">
      <w:pPr>
        <w:spacing w:after="160"/>
        <w:rPr>
          <w:color w:val="0C3512"/>
          <w:sz w:val="24"/>
          <w:szCs w:val="24"/>
          <w:lang w:val="en-US"/>
        </w:rPr>
      </w:pPr>
      <w:r>
        <w:rPr>
          <w:color w:val="0C3512"/>
          <w:sz w:val="24"/>
          <w:szCs w:val="24"/>
          <w:lang w:val="en-US"/>
        </w:rPr>
        <w:t>Date: July 2026</w:t>
      </w:r>
    </w:p>
    <w:p w14:paraId="6BB807BC" w14:textId="0A62CB95" w:rsidR="001013D9" w:rsidRPr="00C47874" w:rsidRDefault="00870A12" w:rsidP="00C47874">
      <w:pPr>
        <w:spacing w:after="160"/>
        <w:rPr>
          <w:lang w:val="en-US"/>
        </w:rPr>
      </w:pPr>
      <w:r>
        <w:rPr>
          <w:color w:val="0C3512"/>
          <w:sz w:val="24"/>
          <w:szCs w:val="24"/>
          <w:lang w:val="en-US"/>
        </w:rPr>
        <w:t>Version 1.0</w:t>
      </w:r>
      <w:r>
        <w:rPr>
          <w:lang w:val="en-US"/>
        </w:rPr>
        <w:br w:type="page"/>
      </w:r>
    </w:p>
    <w:sdt>
      <w:sdtPr>
        <w:id w:val="-439986738"/>
        <w:docPartObj>
          <w:docPartGallery w:val="Table of Contents"/>
          <w:docPartUnique/>
        </w:docPartObj>
      </w:sdtPr>
      <w:sdtEndPr>
        <w:rPr>
          <w:b/>
          <w:bCs/>
          <w:noProof/>
        </w:rPr>
      </w:sdtEndPr>
      <w:sdtContent>
        <w:p w14:paraId="0E0DAC90" w14:textId="77777777" w:rsidR="00C47874" w:rsidRPr="00870A12" w:rsidRDefault="00C47874" w:rsidP="00C47874">
          <w:pPr>
            <w:rPr>
              <w:b/>
              <w:bCs/>
              <w:color w:val="053714"/>
              <w:sz w:val="32"/>
              <w:szCs w:val="32"/>
              <w:lang w:val="en-US"/>
            </w:rPr>
          </w:pPr>
          <w:r>
            <w:rPr>
              <w:b/>
              <w:bCs/>
              <w:color w:val="053714"/>
              <w:sz w:val="32"/>
              <w:szCs w:val="32"/>
              <w:lang w:val="en-US"/>
            </w:rPr>
            <w:t>Table of Contents</w:t>
          </w:r>
        </w:p>
        <w:p w14:paraId="5E43C0B7" w14:textId="0C545866" w:rsidR="00870A12" w:rsidRDefault="00C47874">
          <w:pPr>
            <w:pStyle w:val="INNH1"/>
            <w:tabs>
              <w:tab w:val="left" w:pos="440"/>
              <w:tab w:val="right" w:leader="dot" w:pos="9378"/>
            </w:tabs>
            <w:rPr>
              <w:rFonts w:asciiTheme="minorHAnsi" w:eastAsiaTheme="minorEastAsia" w:hAnsiTheme="minorHAnsi" w:cstheme="minorBidi"/>
              <w:noProof/>
              <w:kern w:val="2"/>
              <w:sz w:val="24"/>
              <w:szCs w:val="24"/>
              <w:lang w:val="en-US" w:eastAsia="en-US"/>
              <w14:ligatures w14:val="standardContextual"/>
            </w:rPr>
          </w:pPr>
          <w:r>
            <w:fldChar w:fldCharType="begin"/>
          </w:r>
          <w:r>
            <w:instrText xml:space="preserve"> TOC \o "1-3" \h \z \u </w:instrText>
          </w:r>
          <w:r>
            <w:fldChar w:fldCharType="separate"/>
          </w:r>
          <w:hyperlink w:anchor="_Toc234315119" w:history="1">
            <w:r>
              <w:rPr>
                <w:rStyle w:val="Hyperkobling"/>
                <w:noProof/>
              </w:rPr>
              <w:t>1.</w:t>
            </w:r>
            <w:r>
              <w:rPr>
                <w:rFonts w:asciiTheme="minorHAnsi" w:eastAsiaTheme="minorEastAsia" w:hAnsiTheme="minorHAnsi" w:cstheme="minorBidi"/>
                <w:noProof/>
                <w:kern w:val="2"/>
                <w:sz w:val="24"/>
                <w:szCs w:val="24"/>
                <w:lang w:val="en-US" w:eastAsia="en-US"/>
                <w14:ligatures w14:val="standardContextual"/>
              </w:rPr>
              <w:tab/>
            </w:r>
            <w:r>
              <w:rPr>
                <w:rStyle w:val="Hyperkobling"/>
                <w:noProof/>
              </w:rPr>
              <w:t>Introduction</w:t>
            </w:r>
            <w:r>
              <w:rPr>
                <w:noProof/>
                <w:webHidden/>
              </w:rPr>
              <w:tab/>
            </w:r>
            <w:r>
              <w:rPr>
                <w:noProof/>
                <w:webHidden/>
              </w:rPr>
              <w:fldChar w:fldCharType="begin"/>
            </w:r>
            <w:r>
              <w:rPr>
                <w:noProof/>
                <w:webHidden/>
              </w:rPr>
              <w:instrText xml:space="preserve"> PAGEREF _Toc234315119 \h </w:instrText>
            </w:r>
            <w:r>
              <w:rPr>
                <w:noProof/>
                <w:webHidden/>
              </w:rPr>
            </w:r>
            <w:r>
              <w:rPr>
                <w:noProof/>
                <w:webHidden/>
              </w:rPr>
              <w:fldChar w:fldCharType="separate"/>
            </w:r>
            <w:r>
              <w:rPr>
                <w:noProof/>
                <w:webHidden/>
              </w:rPr>
              <w:t>4</w:t>
            </w:r>
            <w:r>
              <w:rPr>
                <w:noProof/>
                <w:webHidden/>
              </w:rPr>
              <w:fldChar w:fldCharType="end"/>
            </w:r>
          </w:hyperlink>
        </w:p>
        <w:p w14:paraId="6845154E" w14:textId="373DF312" w:rsidR="00870A12" w:rsidRDefault="00870A12">
          <w:pPr>
            <w:pStyle w:val="INNH1"/>
            <w:tabs>
              <w:tab w:val="left" w:pos="440"/>
              <w:tab w:val="right" w:leader="dot" w:pos="9378"/>
            </w:tabs>
            <w:rPr>
              <w:rFonts w:asciiTheme="minorHAnsi" w:eastAsiaTheme="minorEastAsia" w:hAnsiTheme="minorHAnsi" w:cstheme="minorBidi"/>
              <w:noProof/>
              <w:kern w:val="2"/>
              <w:sz w:val="24"/>
              <w:szCs w:val="24"/>
              <w:lang w:val="en-US" w:eastAsia="en-US"/>
              <w14:ligatures w14:val="standardContextual"/>
            </w:rPr>
          </w:pPr>
          <w:hyperlink w:anchor="_Toc234315120" w:history="1">
            <w:r>
              <w:rPr>
                <w:rStyle w:val="Hyperkobling"/>
                <w:noProof/>
              </w:rPr>
              <w:t>2.</w:t>
            </w:r>
            <w:r>
              <w:rPr>
                <w:rFonts w:asciiTheme="minorHAnsi" w:eastAsiaTheme="minorEastAsia" w:hAnsiTheme="minorHAnsi" w:cstheme="minorBidi"/>
                <w:noProof/>
                <w:kern w:val="2"/>
                <w:sz w:val="24"/>
                <w:szCs w:val="24"/>
                <w:lang w:val="en-US" w:eastAsia="en-US"/>
                <w14:ligatures w14:val="standardContextual"/>
              </w:rPr>
              <w:tab/>
            </w:r>
            <w:r>
              <w:rPr>
                <w:rStyle w:val="Hyperkobling"/>
                <w:noProof/>
              </w:rPr>
              <w:t>At-a-Glance Overview</w:t>
            </w:r>
            <w:r>
              <w:rPr>
                <w:noProof/>
                <w:webHidden/>
              </w:rPr>
              <w:tab/>
            </w:r>
            <w:r>
              <w:rPr>
                <w:noProof/>
                <w:webHidden/>
              </w:rPr>
              <w:fldChar w:fldCharType="begin"/>
            </w:r>
            <w:r>
              <w:rPr>
                <w:noProof/>
                <w:webHidden/>
              </w:rPr>
              <w:instrText xml:space="preserve"> PAGEREF _Toc234315120 \h </w:instrText>
            </w:r>
            <w:r>
              <w:rPr>
                <w:noProof/>
                <w:webHidden/>
              </w:rPr>
            </w:r>
            <w:r>
              <w:rPr>
                <w:noProof/>
                <w:webHidden/>
              </w:rPr>
              <w:fldChar w:fldCharType="separate"/>
            </w:r>
            <w:r>
              <w:rPr>
                <w:noProof/>
                <w:webHidden/>
              </w:rPr>
              <w:t>4</w:t>
            </w:r>
            <w:r>
              <w:rPr>
                <w:noProof/>
                <w:webHidden/>
              </w:rPr>
              <w:fldChar w:fldCharType="end"/>
            </w:r>
          </w:hyperlink>
        </w:p>
        <w:p w14:paraId="3D4F2F99" w14:textId="259CF88B" w:rsidR="00870A12" w:rsidRDefault="00870A12">
          <w:pPr>
            <w:pStyle w:val="INNH1"/>
            <w:tabs>
              <w:tab w:val="left" w:pos="440"/>
              <w:tab w:val="right" w:leader="dot" w:pos="9378"/>
            </w:tabs>
            <w:rPr>
              <w:rFonts w:asciiTheme="minorHAnsi" w:eastAsiaTheme="minorEastAsia" w:hAnsiTheme="minorHAnsi" w:cstheme="minorBidi"/>
              <w:noProof/>
              <w:kern w:val="2"/>
              <w:sz w:val="24"/>
              <w:szCs w:val="24"/>
              <w:lang w:val="en-US" w:eastAsia="en-US"/>
              <w14:ligatures w14:val="standardContextual"/>
            </w:rPr>
          </w:pPr>
          <w:hyperlink w:anchor="_Toc234315121" w:history="1">
            <w:r>
              <w:rPr>
                <w:rStyle w:val="Hyperkobling"/>
                <w:noProof/>
              </w:rPr>
              <w:t>3.</w:t>
            </w:r>
            <w:r>
              <w:rPr>
                <w:rFonts w:asciiTheme="minorHAnsi" w:eastAsiaTheme="minorEastAsia" w:hAnsiTheme="minorHAnsi" w:cstheme="minorBidi"/>
                <w:noProof/>
                <w:kern w:val="2"/>
                <w:sz w:val="24"/>
                <w:szCs w:val="24"/>
                <w:lang w:val="en-US" w:eastAsia="en-US"/>
                <w14:ligatures w14:val="standardContextual"/>
              </w:rPr>
              <w:tab/>
            </w:r>
            <w:r>
              <w:rPr>
                <w:rStyle w:val="Hyperkobling"/>
                <w:noProof/>
              </w:rPr>
              <w:t>UCPH Internal Programmes</w:t>
            </w:r>
            <w:r>
              <w:rPr>
                <w:noProof/>
                <w:webHidden/>
              </w:rPr>
              <w:tab/>
            </w:r>
            <w:r>
              <w:rPr>
                <w:noProof/>
                <w:webHidden/>
              </w:rPr>
              <w:fldChar w:fldCharType="begin"/>
            </w:r>
            <w:r>
              <w:rPr>
                <w:noProof/>
                <w:webHidden/>
              </w:rPr>
              <w:instrText xml:space="preserve"> PAGEREF _Toc234315121 \h </w:instrText>
            </w:r>
            <w:r>
              <w:rPr>
                <w:noProof/>
                <w:webHidden/>
              </w:rPr>
            </w:r>
            <w:r>
              <w:rPr>
                <w:noProof/>
                <w:webHidden/>
              </w:rPr>
              <w:fldChar w:fldCharType="separate"/>
            </w:r>
            <w:r>
              <w:rPr>
                <w:noProof/>
                <w:webHidden/>
              </w:rPr>
              <w:t>6</w:t>
            </w:r>
            <w:r>
              <w:rPr>
                <w:noProof/>
                <w:webHidden/>
              </w:rPr>
              <w:fldChar w:fldCharType="end"/>
            </w:r>
          </w:hyperlink>
        </w:p>
        <w:p w14:paraId="21E1C764" w14:textId="68475102" w:rsidR="00870A12" w:rsidRDefault="00870A12">
          <w:pPr>
            <w:pStyle w:val="INNH2"/>
            <w:tabs>
              <w:tab w:val="left" w:pos="960"/>
              <w:tab w:val="right" w:leader="dot" w:pos="9378"/>
            </w:tabs>
            <w:rPr>
              <w:rFonts w:asciiTheme="minorHAnsi" w:eastAsiaTheme="minorEastAsia" w:hAnsiTheme="minorHAnsi" w:cstheme="minorBidi"/>
              <w:noProof/>
              <w:kern w:val="2"/>
              <w:sz w:val="24"/>
              <w:szCs w:val="24"/>
              <w:lang w:val="en-US" w:eastAsia="en-US"/>
              <w14:ligatures w14:val="standardContextual"/>
            </w:rPr>
          </w:pPr>
          <w:hyperlink w:anchor="_Toc234315122" w:history="1">
            <w:r>
              <w:rPr>
                <w:rStyle w:val="Hyperkobling"/>
                <w:noProof/>
              </w:rPr>
              <w:t>3.1.</w:t>
            </w:r>
            <w:r>
              <w:rPr>
                <w:rFonts w:asciiTheme="minorHAnsi" w:eastAsiaTheme="minorEastAsia" w:hAnsiTheme="minorHAnsi" w:cstheme="minorBidi"/>
                <w:noProof/>
                <w:kern w:val="2"/>
                <w:sz w:val="24"/>
                <w:szCs w:val="24"/>
                <w:lang w:val="en-US" w:eastAsia="en-US"/>
                <w14:ligatures w14:val="standardContextual"/>
              </w:rPr>
              <w:tab/>
            </w:r>
            <w:r>
              <w:rPr>
                <w:rStyle w:val="Hyperkobling"/>
                <w:noProof/>
              </w:rPr>
              <w:t>UCPH Proof of Concept Fund (POC Fund)</w:t>
            </w:r>
            <w:r>
              <w:rPr>
                <w:noProof/>
                <w:webHidden/>
              </w:rPr>
              <w:tab/>
            </w:r>
            <w:r>
              <w:rPr>
                <w:noProof/>
                <w:webHidden/>
              </w:rPr>
              <w:fldChar w:fldCharType="begin"/>
            </w:r>
            <w:r>
              <w:rPr>
                <w:noProof/>
                <w:webHidden/>
              </w:rPr>
              <w:instrText xml:space="preserve"> PAGEREF _Toc234315122 \h </w:instrText>
            </w:r>
            <w:r>
              <w:rPr>
                <w:noProof/>
                <w:webHidden/>
              </w:rPr>
            </w:r>
            <w:r>
              <w:rPr>
                <w:noProof/>
                <w:webHidden/>
              </w:rPr>
              <w:fldChar w:fldCharType="separate"/>
            </w:r>
            <w:r>
              <w:rPr>
                <w:noProof/>
                <w:webHidden/>
              </w:rPr>
              <w:t>6</w:t>
            </w:r>
            <w:r>
              <w:rPr>
                <w:noProof/>
                <w:webHidden/>
              </w:rPr>
              <w:fldChar w:fldCharType="end"/>
            </w:r>
          </w:hyperlink>
        </w:p>
        <w:p w14:paraId="6DAB13C1" w14:textId="5C5B252D" w:rsidR="00870A12" w:rsidRDefault="00870A12">
          <w:pPr>
            <w:pStyle w:val="INNH2"/>
            <w:tabs>
              <w:tab w:val="left" w:pos="960"/>
              <w:tab w:val="right" w:leader="dot" w:pos="9378"/>
            </w:tabs>
            <w:rPr>
              <w:rFonts w:asciiTheme="minorHAnsi" w:eastAsiaTheme="minorEastAsia" w:hAnsiTheme="minorHAnsi" w:cstheme="minorBidi"/>
              <w:noProof/>
              <w:kern w:val="2"/>
              <w:sz w:val="24"/>
              <w:szCs w:val="24"/>
              <w:lang w:val="en-US" w:eastAsia="en-US"/>
              <w14:ligatures w14:val="standardContextual"/>
            </w:rPr>
          </w:pPr>
          <w:hyperlink w:anchor="_Toc234315123" w:history="1">
            <w:r>
              <w:rPr>
                <w:rStyle w:val="Hyperkobling"/>
                <w:noProof/>
              </w:rPr>
              <w:t>3.2.</w:t>
            </w:r>
            <w:r>
              <w:rPr>
                <w:rFonts w:asciiTheme="minorHAnsi" w:eastAsiaTheme="minorEastAsia" w:hAnsiTheme="minorHAnsi" w:cstheme="minorBidi"/>
                <w:noProof/>
                <w:kern w:val="2"/>
                <w:sz w:val="24"/>
                <w:szCs w:val="24"/>
                <w:lang w:val="en-US" w:eastAsia="en-US"/>
                <w14:ligatures w14:val="standardContextual"/>
              </w:rPr>
              <w:tab/>
            </w:r>
            <w:r>
              <w:rPr>
                <w:rStyle w:val="Hyperkobling"/>
                <w:noProof/>
              </w:rPr>
              <w:t>UCPH Ventures</w:t>
            </w:r>
            <w:r>
              <w:rPr>
                <w:noProof/>
                <w:webHidden/>
              </w:rPr>
              <w:tab/>
            </w:r>
            <w:r>
              <w:rPr>
                <w:noProof/>
                <w:webHidden/>
              </w:rPr>
              <w:fldChar w:fldCharType="begin"/>
            </w:r>
            <w:r>
              <w:rPr>
                <w:noProof/>
                <w:webHidden/>
              </w:rPr>
              <w:instrText xml:space="preserve"> PAGEREF _Toc234315123 \h </w:instrText>
            </w:r>
            <w:r>
              <w:rPr>
                <w:noProof/>
                <w:webHidden/>
              </w:rPr>
            </w:r>
            <w:r>
              <w:rPr>
                <w:noProof/>
                <w:webHidden/>
              </w:rPr>
              <w:fldChar w:fldCharType="separate"/>
            </w:r>
            <w:r>
              <w:rPr>
                <w:noProof/>
                <w:webHidden/>
              </w:rPr>
              <w:t>6</w:t>
            </w:r>
            <w:r>
              <w:rPr>
                <w:noProof/>
                <w:webHidden/>
              </w:rPr>
              <w:fldChar w:fldCharType="end"/>
            </w:r>
          </w:hyperlink>
        </w:p>
        <w:p w14:paraId="5721B771" w14:textId="464F3DD2" w:rsidR="00870A12" w:rsidRDefault="00870A12">
          <w:pPr>
            <w:pStyle w:val="INNH1"/>
            <w:tabs>
              <w:tab w:val="left" w:pos="440"/>
              <w:tab w:val="right" w:leader="dot" w:pos="9378"/>
            </w:tabs>
            <w:rPr>
              <w:rFonts w:asciiTheme="minorHAnsi" w:eastAsiaTheme="minorEastAsia" w:hAnsiTheme="minorHAnsi" w:cstheme="minorBidi"/>
              <w:noProof/>
              <w:kern w:val="2"/>
              <w:sz w:val="24"/>
              <w:szCs w:val="24"/>
              <w:lang w:val="en-US" w:eastAsia="en-US"/>
              <w14:ligatures w14:val="standardContextual"/>
            </w:rPr>
          </w:pPr>
          <w:hyperlink w:anchor="_Toc234315124" w:history="1">
            <w:r>
              <w:rPr>
                <w:rStyle w:val="Hyperkobling"/>
                <w:noProof/>
              </w:rPr>
              <w:t>4.</w:t>
            </w:r>
            <w:r>
              <w:rPr>
                <w:rFonts w:asciiTheme="minorHAnsi" w:eastAsiaTheme="minorEastAsia" w:hAnsiTheme="minorHAnsi" w:cstheme="minorBidi"/>
                <w:noProof/>
                <w:kern w:val="2"/>
                <w:sz w:val="24"/>
                <w:szCs w:val="24"/>
                <w:lang w:val="en-US" w:eastAsia="en-US"/>
                <w14:ligatures w14:val="standardContextual"/>
              </w:rPr>
              <w:tab/>
            </w:r>
            <w:r>
              <w:rPr>
                <w:rStyle w:val="Hyperkobling"/>
                <w:noProof/>
              </w:rPr>
              <w:t>Danish National Programmes</w:t>
            </w:r>
            <w:r>
              <w:rPr>
                <w:noProof/>
                <w:webHidden/>
              </w:rPr>
              <w:tab/>
            </w:r>
            <w:r>
              <w:rPr>
                <w:noProof/>
                <w:webHidden/>
              </w:rPr>
              <w:fldChar w:fldCharType="begin"/>
            </w:r>
            <w:r>
              <w:rPr>
                <w:noProof/>
                <w:webHidden/>
              </w:rPr>
              <w:instrText xml:space="preserve"> PAGEREF _Toc234315124 \h </w:instrText>
            </w:r>
            <w:r>
              <w:rPr>
                <w:noProof/>
                <w:webHidden/>
              </w:rPr>
            </w:r>
            <w:r>
              <w:rPr>
                <w:noProof/>
                <w:webHidden/>
              </w:rPr>
              <w:fldChar w:fldCharType="separate"/>
            </w:r>
            <w:r>
              <w:rPr>
                <w:noProof/>
                <w:webHidden/>
              </w:rPr>
              <w:t>8</w:t>
            </w:r>
            <w:r>
              <w:rPr>
                <w:noProof/>
                <w:webHidden/>
              </w:rPr>
              <w:fldChar w:fldCharType="end"/>
            </w:r>
          </w:hyperlink>
        </w:p>
        <w:p w14:paraId="43874C48" w14:textId="44CB5BD8" w:rsidR="00870A12" w:rsidRDefault="00870A12">
          <w:pPr>
            <w:pStyle w:val="INNH2"/>
            <w:tabs>
              <w:tab w:val="left" w:pos="960"/>
              <w:tab w:val="right" w:leader="dot" w:pos="9378"/>
            </w:tabs>
            <w:rPr>
              <w:rFonts w:asciiTheme="minorHAnsi" w:eastAsiaTheme="minorEastAsia" w:hAnsiTheme="minorHAnsi" w:cstheme="minorBidi"/>
              <w:noProof/>
              <w:kern w:val="2"/>
              <w:sz w:val="24"/>
              <w:szCs w:val="24"/>
              <w:lang w:val="en-US" w:eastAsia="en-US"/>
              <w14:ligatures w14:val="standardContextual"/>
            </w:rPr>
          </w:pPr>
          <w:hyperlink w:anchor="_Toc234315125" w:history="1">
            <w:r>
              <w:rPr>
                <w:rStyle w:val="Hyperkobling"/>
                <w:noProof/>
              </w:rPr>
              <w:t>4.1.</w:t>
            </w:r>
            <w:r>
              <w:rPr>
                <w:rFonts w:asciiTheme="minorHAnsi" w:eastAsiaTheme="minorEastAsia" w:hAnsiTheme="minorHAnsi" w:cstheme="minorBidi"/>
                <w:noProof/>
                <w:kern w:val="2"/>
                <w:sz w:val="24"/>
                <w:szCs w:val="24"/>
                <w:lang w:val="en-US" w:eastAsia="en-US"/>
                <w14:ligatures w14:val="standardContextual"/>
              </w:rPr>
              <w:tab/>
            </w:r>
            <w:r>
              <w:rPr>
                <w:rStyle w:val="Hyperkobling"/>
                <w:noProof/>
              </w:rPr>
              <w:t>Innovation Fund Denmark: Innoexplorer</w:t>
            </w:r>
            <w:r>
              <w:rPr>
                <w:noProof/>
                <w:webHidden/>
              </w:rPr>
              <w:tab/>
            </w:r>
            <w:r>
              <w:rPr>
                <w:noProof/>
                <w:webHidden/>
              </w:rPr>
              <w:fldChar w:fldCharType="begin"/>
            </w:r>
            <w:r>
              <w:rPr>
                <w:noProof/>
                <w:webHidden/>
              </w:rPr>
              <w:instrText xml:space="preserve"> PAGEREF _Toc234315125 \h </w:instrText>
            </w:r>
            <w:r>
              <w:rPr>
                <w:noProof/>
                <w:webHidden/>
              </w:rPr>
            </w:r>
            <w:r>
              <w:rPr>
                <w:noProof/>
                <w:webHidden/>
              </w:rPr>
              <w:fldChar w:fldCharType="separate"/>
            </w:r>
            <w:r>
              <w:rPr>
                <w:noProof/>
                <w:webHidden/>
              </w:rPr>
              <w:t>8</w:t>
            </w:r>
            <w:r>
              <w:rPr>
                <w:noProof/>
                <w:webHidden/>
              </w:rPr>
              <w:fldChar w:fldCharType="end"/>
            </w:r>
          </w:hyperlink>
        </w:p>
        <w:p w14:paraId="38864504" w14:textId="39792CD9" w:rsidR="00870A12" w:rsidRDefault="00870A12">
          <w:pPr>
            <w:pStyle w:val="INNH2"/>
            <w:tabs>
              <w:tab w:val="left" w:pos="960"/>
              <w:tab w:val="right" w:leader="dot" w:pos="9378"/>
            </w:tabs>
            <w:rPr>
              <w:rFonts w:asciiTheme="minorHAnsi" w:eastAsiaTheme="minorEastAsia" w:hAnsiTheme="minorHAnsi" w:cstheme="minorBidi"/>
              <w:noProof/>
              <w:kern w:val="2"/>
              <w:sz w:val="24"/>
              <w:szCs w:val="24"/>
              <w:lang w:val="en-US" w:eastAsia="en-US"/>
              <w14:ligatures w14:val="standardContextual"/>
            </w:rPr>
          </w:pPr>
          <w:hyperlink w:anchor="_Toc234315126" w:history="1">
            <w:r>
              <w:rPr>
                <w:rStyle w:val="Hyperkobling"/>
                <w:noProof/>
              </w:rPr>
              <w:t>4.2.</w:t>
            </w:r>
            <w:r>
              <w:rPr>
                <w:rFonts w:asciiTheme="minorHAnsi" w:eastAsiaTheme="minorEastAsia" w:hAnsiTheme="minorHAnsi" w:cstheme="minorBidi"/>
                <w:noProof/>
                <w:kern w:val="2"/>
                <w:sz w:val="24"/>
                <w:szCs w:val="24"/>
                <w:lang w:val="en-US" w:eastAsia="en-US"/>
                <w14:ligatures w14:val="standardContextual"/>
              </w:rPr>
              <w:tab/>
            </w:r>
            <w:r>
              <w:rPr>
                <w:rStyle w:val="Hyperkobling"/>
                <w:noProof/>
              </w:rPr>
              <w:t>Innovation Fund Denmark: Innofounder</w:t>
            </w:r>
            <w:r>
              <w:rPr>
                <w:noProof/>
                <w:webHidden/>
              </w:rPr>
              <w:tab/>
            </w:r>
            <w:r>
              <w:rPr>
                <w:noProof/>
                <w:webHidden/>
              </w:rPr>
              <w:fldChar w:fldCharType="begin"/>
            </w:r>
            <w:r>
              <w:rPr>
                <w:noProof/>
                <w:webHidden/>
              </w:rPr>
              <w:instrText xml:space="preserve"> PAGEREF _Toc234315126 \h </w:instrText>
            </w:r>
            <w:r>
              <w:rPr>
                <w:noProof/>
                <w:webHidden/>
              </w:rPr>
            </w:r>
            <w:r>
              <w:rPr>
                <w:noProof/>
                <w:webHidden/>
              </w:rPr>
              <w:fldChar w:fldCharType="separate"/>
            </w:r>
            <w:r>
              <w:rPr>
                <w:noProof/>
                <w:webHidden/>
              </w:rPr>
              <w:t>8</w:t>
            </w:r>
            <w:r>
              <w:rPr>
                <w:noProof/>
                <w:webHidden/>
              </w:rPr>
              <w:fldChar w:fldCharType="end"/>
            </w:r>
          </w:hyperlink>
        </w:p>
        <w:p w14:paraId="121282A6" w14:textId="2112A033" w:rsidR="00870A12" w:rsidRDefault="00870A12">
          <w:pPr>
            <w:pStyle w:val="INNH2"/>
            <w:tabs>
              <w:tab w:val="left" w:pos="960"/>
              <w:tab w:val="right" w:leader="dot" w:pos="9378"/>
            </w:tabs>
            <w:rPr>
              <w:rFonts w:asciiTheme="minorHAnsi" w:eastAsiaTheme="minorEastAsia" w:hAnsiTheme="minorHAnsi" w:cstheme="minorBidi"/>
              <w:noProof/>
              <w:kern w:val="2"/>
              <w:sz w:val="24"/>
              <w:szCs w:val="24"/>
              <w:lang w:val="en-US" w:eastAsia="en-US"/>
              <w14:ligatures w14:val="standardContextual"/>
            </w:rPr>
          </w:pPr>
          <w:hyperlink w:anchor="_Toc234315127" w:history="1">
            <w:r>
              <w:rPr>
                <w:rStyle w:val="Hyperkobling"/>
                <w:noProof/>
              </w:rPr>
              <w:t>4.3.</w:t>
            </w:r>
            <w:r>
              <w:rPr>
                <w:rFonts w:asciiTheme="minorHAnsi" w:eastAsiaTheme="minorEastAsia" w:hAnsiTheme="minorHAnsi" w:cstheme="minorBidi"/>
                <w:noProof/>
                <w:kern w:val="2"/>
                <w:sz w:val="24"/>
                <w:szCs w:val="24"/>
                <w:lang w:val="en-US" w:eastAsia="en-US"/>
                <w14:ligatures w14:val="standardContextual"/>
              </w:rPr>
              <w:tab/>
            </w:r>
            <w:r>
              <w:rPr>
                <w:rStyle w:val="Hyperkobling"/>
                <w:noProof/>
              </w:rPr>
              <w:t>Innovation Fund Denmark: Innobooster</w:t>
            </w:r>
            <w:r>
              <w:rPr>
                <w:noProof/>
                <w:webHidden/>
              </w:rPr>
              <w:tab/>
            </w:r>
            <w:r>
              <w:rPr>
                <w:noProof/>
                <w:webHidden/>
              </w:rPr>
              <w:fldChar w:fldCharType="begin"/>
            </w:r>
            <w:r>
              <w:rPr>
                <w:noProof/>
                <w:webHidden/>
              </w:rPr>
              <w:instrText xml:space="preserve"> PAGEREF _Toc234315127 \h </w:instrText>
            </w:r>
            <w:r>
              <w:rPr>
                <w:noProof/>
                <w:webHidden/>
              </w:rPr>
            </w:r>
            <w:r>
              <w:rPr>
                <w:noProof/>
                <w:webHidden/>
              </w:rPr>
              <w:fldChar w:fldCharType="separate"/>
            </w:r>
            <w:r>
              <w:rPr>
                <w:noProof/>
                <w:webHidden/>
              </w:rPr>
              <w:t>9</w:t>
            </w:r>
            <w:r>
              <w:rPr>
                <w:noProof/>
                <w:webHidden/>
              </w:rPr>
              <w:fldChar w:fldCharType="end"/>
            </w:r>
          </w:hyperlink>
        </w:p>
        <w:p w14:paraId="6B2AC5C3" w14:textId="12626072" w:rsidR="00870A12" w:rsidRDefault="00870A12">
          <w:pPr>
            <w:pStyle w:val="INNH2"/>
            <w:tabs>
              <w:tab w:val="left" w:pos="960"/>
              <w:tab w:val="right" w:leader="dot" w:pos="9378"/>
            </w:tabs>
            <w:rPr>
              <w:rFonts w:asciiTheme="minorHAnsi" w:eastAsiaTheme="minorEastAsia" w:hAnsiTheme="minorHAnsi" w:cstheme="minorBidi"/>
              <w:noProof/>
              <w:kern w:val="2"/>
              <w:sz w:val="24"/>
              <w:szCs w:val="24"/>
              <w:lang w:val="en-US" w:eastAsia="en-US"/>
              <w14:ligatures w14:val="standardContextual"/>
            </w:rPr>
          </w:pPr>
          <w:hyperlink w:anchor="_Toc234315128" w:history="1">
            <w:r>
              <w:rPr>
                <w:rStyle w:val="Hyperkobling"/>
                <w:noProof/>
              </w:rPr>
              <w:t>4.4.</w:t>
            </w:r>
            <w:r>
              <w:rPr>
                <w:rFonts w:asciiTheme="minorHAnsi" w:eastAsiaTheme="minorEastAsia" w:hAnsiTheme="minorHAnsi" w:cstheme="minorBidi"/>
                <w:noProof/>
                <w:kern w:val="2"/>
                <w:sz w:val="24"/>
                <w:szCs w:val="24"/>
                <w:lang w:val="en-US" w:eastAsia="en-US"/>
                <w14:ligatures w14:val="standardContextual"/>
              </w:rPr>
              <w:tab/>
            </w:r>
            <w:r>
              <w:rPr>
                <w:rStyle w:val="Hyperkobling"/>
                <w:noProof/>
              </w:rPr>
              <w:t>Innovation Fund Denmark: Grand Solutions</w:t>
            </w:r>
            <w:r>
              <w:rPr>
                <w:noProof/>
                <w:webHidden/>
              </w:rPr>
              <w:tab/>
            </w:r>
            <w:r>
              <w:rPr>
                <w:noProof/>
                <w:webHidden/>
              </w:rPr>
              <w:fldChar w:fldCharType="begin"/>
            </w:r>
            <w:r>
              <w:rPr>
                <w:noProof/>
                <w:webHidden/>
              </w:rPr>
              <w:instrText xml:space="preserve"> PAGEREF _Toc234315128 \h </w:instrText>
            </w:r>
            <w:r>
              <w:rPr>
                <w:noProof/>
                <w:webHidden/>
              </w:rPr>
            </w:r>
            <w:r>
              <w:rPr>
                <w:noProof/>
                <w:webHidden/>
              </w:rPr>
              <w:fldChar w:fldCharType="separate"/>
            </w:r>
            <w:r>
              <w:rPr>
                <w:noProof/>
                <w:webHidden/>
              </w:rPr>
              <w:t>9</w:t>
            </w:r>
            <w:r>
              <w:rPr>
                <w:noProof/>
                <w:webHidden/>
              </w:rPr>
              <w:fldChar w:fldCharType="end"/>
            </w:r>
          </w:hyperlink>
        </w:p>
        <w:p w14:paraId="62F1B12A" w14:textId="136EA63E" w:rsidR="00870A12" w:rsidRDefault="00870A12">
          <w:pPr>
            <w:pStyle w:val="INNH2"/>
            <w:tabs>
              <w:tab w:val="left" w:pos="960"/>
              <w:tab w:val="right" w:leader="dot" w:pos="9378"/>
            </w:tabs>
            <w:rPr>
              <w:rFonts w:asciiTheme="minorHAnsi" w:eastAsiaTheme="minorEastAsia" w:hAnsiTheme="minorHAnsi" w:cstheme="minorBidi"/>
              <w:noProof/>
              <w:kern w:val="2"/>
              <w:sz w:val="24"/>
              <w:szCs w:val="24"/>
              <w:lang w:val="en-US" w:eastAsia="en-US"/>
              <w14:ligatures w14:val="standardContextual"/>
            </w:rPr>
          </w:pPr>
          <w:hyperlink w:anchor="_Toc234315129" w:history="1">
            <w:r>
              <w:rPr>
                <w:rStyle w:val="Hyperkobling"/>
                <w:noProof/>
              </w:rPr>
              <w:t>4.5.</w:t>
            </w:r>
            <w:r>
              <w:rPr>
                <w:rFonts w:asciiTheme="minorHAnsi" w:eastAsiaTheme="minorEastAsia" w:hAnsiTheme="minorHAnsi" w:cstheme="minorBidi"/>
                <w:noProof/>
                <w:kern w:val="2"/>
                <w:sz w:val="24"/>
                <w:szCs w:val="24"/>
                <w:lang w:val="en-US" w:eastAsia="en-US"/>
                <w14:ligatures w14:val="standardContextual"/>
              </w:rPr>
              <w:tab/>
            </w:r>
            <w:r>
              <w:rPr>
                <w:rStyle w:val="Hyperkobling"/>
                <w:noProof/>
              </w:rPr>
              <w:t>Novo Nordisk Foundation: Pioneer Innovator Grant</w:t>
            </w:r>
            <w:r>
              <w:rPr>
                <w:noProof/>
                <w:webHidden/>
              </w:rPr>
              <w:tab/>
            </w:r>
            <w:r>
              <w:rPr>
                <w:noProof/>
                <w:webHidden/>
              </w:rPr>
              <w:fldChar w:fldCharType="begin"/>
            </w:r>
            <w:r>
              <w:rPr>
                <w:noProof/>
                <w:webHidden/>
              </w:rPr>
              <w:instrText xml:space="preserve"> PAGEREF _Toc234315129 \h </w:instrText>
            </w:r>
            <w:r>
              <w:rPr>
                <w:noProof/>
                <w:webHidden/>
              </w:rPr>
            </w:r>
            <w:r>
              <w:rPr>
                <w:noProof/>
                <w:webHidden/>
              </w:rPr>
              <w:fldChar w:fldCharType="separate"/>
            </w:r>
            <w:r>
              <w:rPr>
                <w:noProof/>
                <w:webHidden/>
              </w:rPr>
              <w:t>10</w:t>
            </w:r>
            <w:r>
              <w:rPr>
                <w:noProof/>
                <w:webHidden/>
              </w:rPr>
              <w:fldChar w:fldCharType="end"/>
            </w:r>
          </w:hyperlink>
        </w:p>
        <w:p w14:paraId="6D2684AD" w14:textId="0151F781" w:rsidR="00870A12" w:rsidRDefault="00870A12">
          <w:pPr>
            <w:pStyle w:val="INNH2"/>
            <w:tabs>
              <w:tab w:val="left" w:pos="960"/>
              <w:tab w:val="right" w:leader="dot" w:pos="9378"/>
            </w:tabs>
            <w:rPr>
              <w:rFonts w:asciiTheme="minorHAnsi" w:eastAsiaTheme="minorEastAsia" w:hAnsiTheme="minorHAnsi" w:cstheme="minorBidi"/>
              <w:noProof/>
              <w:kern w:val="2"/>
              <w:sz w:val="24"/>
              <w:szCs w:val="24"/>
              <w:lang w:val="en-US" w:eastAsia="en-US"/>
              <w14:ligatures w14:val="standardContextual"/>
            </w:rPr>
          </w:pPr>
          <w:hyperlink w:anchor="_Toc234315130" w:history="1">
            <w:r>
              <w:rPr>
                <w:rStyle w:val="Hyperkobling"/>
                <w:noProof/>
              </w:rPr>
              <w:t>4.6.</w:t>
            </w:r>
            <w:r>
              <w:rPr>
                <w:rFonts w:asciiTheme="minorHAnsi" w:eastAsiaTheme="minorEastAsia" w:hAnsiTheme="minorHAnsi" w:cstheme="minorBidi"/>
                <w:noProof/>
                <w:kern w:val="2"/>
                <w:sz w:val="24"/>
                <w:szCs w:val="24"/>
                <w:lang w:val="en-US" w:eastAsia="en-US"/>
                <w14:ligatures w14:val="standardContextual"/>
              </w:rPr>
              <w:tab/>
            </w:r>
            <w:r>
              <w:rPr>
                <w:rStyle w:val="Hyperkobling"/>
                <w:noProof/>
              </w:rPr>
              <w:t>Novo Nordisk Foundation: Distinguished Innovator Grant</w:t>
            </w:r>
            <w:r>
              <w:rPr>
                <w:noProof/>
                <w:webHidden/>
              </w:rPr>
              <w:tab/>
            </w:r>
            <w:r>
              <w:rPr>
                <w:noProof/>
                <w:webHidden/>
              </w:rPr>
              <w:fldChar w:fldCharType="begin"/>
            </w:r>
            <w:r>
              <w:rPr>
                <w:noProof/>
                <w:webHidden/>
              </w:rPr>
              <w:instrText xml:space="preserve"> PAGEREF _Toc234315130 \h </w:instrText>
            </w:r>
            <w:r>
              <w:rPr>
                <w:noProof/>
                <w:webHidden/>
              </w:rPr>
            </w:r>
            <w:r>
              <w:rPr>
                <w:noProof/>
                <w:webHidden/>
              </w:rPr>
              <w:fldChar w:fldCharType="separate"/>
            </w:r>
            <w:r>
              <w:rPr>
                <w:noProof/>
                <w:webHidden/>
              </w:rPr>
              <w:t>10</w:t>
            </w:r>
            <w:r>
              <w:rPr>
                <w:noProof/>
                <w:webHidden/>
              </w:rPr>
              <w:fldChar w:fldCharType="end"/>
            </w:r>
          </w:hyperlink>
        </w:p>
        <w:p w14:paraId="79BCDAAE" w14:textId="0D82E832" w:rsidR="00870A12" w:rsidRDefault="00870A12">
          <w:pPr>
            <w:pStyle w:val="INNH2"/>
            <w:tabs>
              <w:tab w:val="left" w:pos="960"/>
              <w:tab w:val="right" w:leader="dot" w:pos="9378"/>
            </w:tabs>
            <w:rPr>
              <w:rFonts w:asciiTheme="minorHAnsi" w:eastAsiaTheme="minorEastAsia" w:hAnsiTheme="minorHAnsi" w:cstheme="minorBidi"/>
              <w:noProof/>
              <w:kern w:val="2"/>
              <w:sz w:val="24"/>
              <w:szCs w:val="24"/>
              <w:lang w:val="en-US" w:eastAsia="en-US"/>
              <w14:ligatures w14:val="standardContextual"/>
            </w:rPr>
          </w:pPr>
          <w:hyperlink w:anchor="_Toc234315131" w:history="1">
            <w:r>
              <w:rPr>
                <w:rStyle w:val="Hyperkobling"/>
                <w:noProof/>
              </w:rPr>
              <w:t>4.7.</w:t>
            </w:r>
            <w:r>
              <w:rPr>
                <w:rFonts w:asciiTheme="minorHAnsi" w:eastAsiaTheme="minorEastAsia" w:hAnsiTheme="minorHAnsi" w:cstheme="minorBidi"/>
                <w:noProof/>
                <w:kern w:val="2"/>
                <w:sz w:val="24"/>
                <w:szCs w:val="24"/>
                <w:lang w:val="en-US" w:eastAsia="en-US"/>
                <w14:ligatures w14:val="standardContextual"/>
              </w:rPr>
              <w:tab/>
            </w:r>
            <w:r>
              <w:rPr>
                <w:rStyle w:val="Hyperkobling"/>
                <w:noProof/>
              </w:rPr>
              <w:t>Bio Innovation Institute (BII)</w:t>
            </w:r>
            <w:r>
              <w:rPr>
                <w:noProof/>
                <w:webHidden/>
              </w:rPr>
              <w:tab/>
            </w:r>
            <w:r>
              <w:rPr>
                <w:noProof/>
                <w:webHidden/>
              </w:rPr>
              <w:fldChar w:fldCharType="begin"/>
            </w:r>
            <w:r>
              <w:rPr>
                <w:noProof/>
                <w:webHidden/>
              </w:rPr>
              <w:instrText xml:space="preserve"> PAGEREF _Toc234315131 \h </w:instrText>
            </w:r>
            <w:r>
              <w:rPr>
                <w:noProof/>
                <w:webHidden/>
              </w:rPr>
            </w:r>
            <w:r>
              <w:rPr>
                <w:noProof/>
                <w:webHidden/>
              </w:rPr>
              <w:fldChar w:fldCharType="separate"/>
            </w:r>
            <w:r>
              <w:rPr>
                <w:noProof/>
                <w:webHidden/>
              </w:rPr>
              <w:t>10</w:t>
            </w:r>
            <w:r>
              <w:rPr>
                <w:noProof/>
                <w:webHidden/>
              </w:rPr>
              <w:fldChar w:fldCharType="end"/>
            </w:r>
          </w:hyperlink>
        </w:p>
        <w:p w14:paraId="5D1E2C89" w14:textId="494A4054" w:rsidR="00870A12" w:rsidRDefault="00870A12">
          <w:pPr>
            <w:pStyle w:val="INNH2"/>
            <w:tabs>
              <w:tab w:val="left" w:pos="960"/>
              <w:tab w:val="right" w:leader="dot" w:pos="9378"/>
            </w:tabs>
            <w:rPr>
              <w:rFonts w:asciiTheme="minorHAnsi" w:eastAsiaTheme="minorEastAsia" w:hAnsiTheme="minorHAnsi" w:cstheme="minorBidi"/>
              <w:noProof/>
              <w:kern w:val="2"/>
              <w:sz w:val="24"/>
              <w:szCs w:val="24"/>
              <w:lang w:val="en-US" w:eastAsia="en-US"/>
              <w14:ligatures w14:val="standardContextual"/>
            </w:rPr>
          </w:pPr>
          <w:hyperlink w:anchor="_Toc234315132" w:history="1">
            <w:r>
              <w:rPr>
                <w:rStyle w:val="Hyperkobling"/>
                <w:noProof/>
              </w:rPr>
              <w:t>4.8.</w:t>
            </w:r>
            <w:r>
              <w:rPr>
                <w:rFonts w:asciiTheme="minorHAnsi" w:eastAsiaTheme="minorEastAsia" w:hAnsiTheme="minorHAnsi" w:cstheme="minorBidi"/>
                <w:noProof/>
                <w:kern w:val="2"/>
                <w:sz w:val="24"/>
                <w:szCs w:val="24"/>
                <w:lang w:val="en-US" w:eastAsia="en-US"/>
                <w14:ligatures w14:val="standardContextual"/>
              </w:rPr>
              <w:tab/>
            </w:r>
            <w:r>
              <w:rPr>
                <w:rStyle w:val="Hyperkobling"/>
                <w:noProof/>
              </w:rPr>
              <w:t>EIFO: Matchloan and Start-up Financing</w:t>
            </w:r>
            <w:r>
              <w:rPr>
                <w:noProof/>
                <w:webHidden/>
              </w:rPr>
              <w:tab/>
            </w:r>
            <w:r>
              <w:rPr>
                <w:noProof/>
                <w:webHidden/>
              </w:rPr>
              <w:fldChar w:fldCharType="begin"/>
            </w:r>
            <w:r>
              <w:rPr>
                <w:noProof/>
                <w:webHidden/>
              </w:rPr>
              <w:instrText xml:space="preserve"> PAGEREF _Toc234315132 \h </w:instrText>
            </w:r>
            <w:r>
              <w:rPr>
                <w:noProof/>
                <w:webHidden/>
              </w:rPr>
            </w:r>
            <w:r>
              <w:rPr>
                <w:noProof/>
                <w:webHidden/>
              </w:rPr>
              <w:fldChar w:fldCharType="separate"/>
            </w:r>
            <w:r>
              <w:rPr>
                <w:noProof/>
                <w:webHidden/>
              </w:rPr>
              <w:t>11</w:t>
            </w:r>
            <w:r>
              <w:rPr>
                <w:noProof/>
                <w:webHidden/>
              </w:rPr>
              <w:fldChar w:fldCharType="end"/>
            </w:r>
          </w:hyperlink>
        </w:p>
        <w:p w14:paraId="699F7030" w14:textId="56BDE225" w:rsidR="00870A12" w:rsidRDefault="00870A12">
          <w:pPr>
            <w:pStyle w:val="INNH1"/>
            <w:tabs>
              <w:tab w:val="left" w:pos="440"/>
              <w:tab w:val="right" w:leader="dot" w:pos="9378"/>
            </w:tabs>
            <w:rPr>
              <w:rFonts w:asciiTheme="minorHAnsi" w:eastAsiaTheme="minorEastAsia" w:hAnsiTheme="minorHAnsi" w:cstheme="minorBidi"/>
              <w:noProof/>
              <w:kern w:val="2"/>
              <w:sz w:val="24"/>
              <w:szCs w:val="24"/>
              <w:lang w:val="en-US" w:eastAsia="en-US"/>
              <w14:ligatures w14:val="standardContextual"/>
            </w:rPr>
          </w:pPr>
          <w:hyperlink w:anchor="_Toc234315133" w:history="1">
            <w:r>
              <w:rPr>
                <w:rStyle w:val="Hyperkobling"/>
                <w:noProof/>
                <w:lang w:val="en-US"/>
              </w:rPr>
              <w:t>5.</w:t>
            </w:r>
            <w:r>
              <w:rPr>
                <w:rFonts w:asciiTheme="minorHAnsi" w:eastAsiaTheme="minorEastAsia" w:hAnsiTheme="minorHAnsi" w:cstheme="minorBidi"/>
                <w:noProof/>
                <w:kern w:val="2"/>
                <w:sz w:val="24"/>
                <w:szCs w:val="24"/>
                <w:lang w:val="en-US" w:eastAsia="en-US"/>
                <w14:ligatures w14:val="standardContextual"/>
              </w:rPr>
              <w:tab/>
            </w:r>
            <w:r>
              <w:rPr>
                <w:rStyle w:val="Hyperkobling"/>
                <w:noProof/>
                <w:lang w:val="en-US"/>
              </w:rPr>
              <w:t>European Union Programmes (Horizon Europe / EIC)</w:t>
            </w:r>
            <w:r>
              <w:rPr>
                <w:noProof/>
                <w:webHidden/>
              </w:rPr>
              <w:tab/>
            </w:r>
            <w:r>
              <w:rPr>
                <w:noProof/>
                <w:webHidden/>
              </w:rPr>
              <w:fldChar w:fldCharType="begin"/>
            </w:r>
            <w:r>
              <w:rPr>
                <w:noProof/>
                <w:webHidden/>
              </w:rPr>
              <w:instrText xml:space="preserve"> PAGEREF _Toc234315133 \h </w:instrText>
            </w:r>
            <w:r>
              <w:rPr>
                <w:noProof/>
                <w:webHidden/>
              </w:rPr>
            </w:r>
            <w:r>
              <w:rPr>
                <w:noProof/>
                <w:webHidden/>
              </w:rPr>
              <w:fldChar w:fldCharType="separate"/>
            </w:r>
            <w:r>
              <w:rPr>
                <w:noProof/>
                <w:webHidden/>
              </w:rPr>
              <w:t>12</w:t>
            </w:r>
            <w:r>
              <w:rPr>
                <w:noProof/>
                <w:webHidden/>
              </w:rPr>
              <w:fldChar w:fldCharType="end"/>
            </w:r>
          </w:hyperlink>
        </w:p>
        <w:p w14:paraId="249FDB46" w14:textId="13C90970" w:rsidR="00870A12" w:rsidRDefault="00870A12">
          <w:pPr>
            <w:pStyle w:val="INNH2"/>
            <w:tabs>
              <w:tab w:val="left" w:pos="960"/>
              <w:tab w:val="right" w:leader="dot" w:pos="9378"/>
            </w:tabs>
            <w:rPr>
              <w:rFonts w:asciiTheme="minorHAnsi" w:eastAsiaTheme="minorEastAsia" w:hAnsiTheme="minorHAnsi" w:cstheme="minorBidi"/>
              <w:noProof/>
              <w:kern w:val="2"/>
              <w:sz w:val="24"/>
              <w:szCs w:val="24"/>
              <w:lang w:val="en-US" w:eastAsia="en-US"/>
              <w14:ligatures w14:val="standardContextual"/>
            </w:rPr>
          </w:pPr>
          <w:hyperlink w:anchor="_Toc234315134" w:history="1">
            <w:r>
              <w:rPr>
                <w:rStyle w:val="Hyperkobling"/>
                <w:noProof/>
              </w:rPr>
              <w:t>5.1.</w:t>
            </w:r>
            <w:r>
              <w:rPr>
                <w:rFonts w:asciiTheme="minorHAnsi" w:eastAsiaTheme="minorEastAsia" w:hAnsiTheme="minorHAnsi" w:cstheme="minorBidi"/>
                <w:noProof/>
                <w:kern w:val="2"/>
                <w:sz w:val="24"/>
                <w:szCs w:val="24"/>
                <w:lang w:val="en-US" w:eastAsia="en-US"/>
                <w14:ligatures w14:val="standardContextual"/>
              </w:rPr>
              <w:tab/>
            </w:r>
            <w:r>
              <w:rPr>
                <w:rStyle w:val="Hyperkobling"/>
                <w:noProof/>
              </w:rPr>
              <w:t>EIC Pathfinder</w:t>
            </w:r>
            <w:r>
              <w:rPr>
                <w:noProof/>
                <w:webHidden/>
              </w:rPr>
              <w:tab/>
            </w:r>
            <w:r>
              <w:rPr>
                <w:noProof/>
                <w:webHidden/>
              </w:rPr>
              <w:fldChar w:fldCharType="begin"/>
            </w:r>
            <w:r>
              <w:rPr>
                <w:noProof/>
                <w:webHidden/>
              </w:rPr>
              <w:instrText xml:space="preserve"> PAGEREF _Toc234315134 \h </w:instrText>
            </w:r>
            <w:r>
              <w:rPr>
                <w:noProof/>
                <w:webHidden/>
              </w:rPr>
            </w:r>
            <w:r>
              <w:rPr>
                <w:noProof/>
                <w:webHidden/>
              </w:rPr>
              <w:fldChar w:fldCharType="separate"/>
            </w:r>
            <w:r>
              <w:rPr>
                <w:noProof/>
                <w:webHidden/>
              </w:rPr>
              <w:t>12</w:t>
            </w:r>
            <w:r>
              <w:rPr>
                <w:noProof/>
                <w:webHidden/>
              </w:rPr>
              <w:fldChar w:fldCharType="end"/>
            </w:r>
          </w:hyperlink>
        </w:p>
        <w:p w14:paraId="23ABCD3F" w14:textId="7F834760" w:rsidR="00870A12" w:rsidRDefault="00870A12">
          <w:pPr>
            <w:pStyle w:val="INNH2"/>
            <w:tabs>
              <w:tab w:val="left" w:pos="960"/>
              <w:tab w:val="right" w:leader="dot" w:pos="9378"/>
            </w:tabs>
            <w:rPr>
              <w:rFonts w:asciiTheme="minorHAnsi" w:eastAsiaTheme="minorEastAsia" w:hAnsiTheme="minorHAnsi" w:cstheme="minorBidi"/>
              <w:noProof/>
              <w:kern w:val="2"/>
              <w:sz w:val="24"/>
              <w:szCs w:val="24"/>
              <w:lang w:val="en-US" w:eastAsia="en-US"/>
              <w14:ligatures w14:val="standardContextual"/>
            </w:rPr>
          </w:pPr>
          <w:hyperlink w:anchor="_Toc234315135" w:history="1">
            <w:r>
              <w:rPr>
                <w:rStyle w:val="Hyperkobling"/>
                <w:noProof/>
              </w:rPr>
              <w:t>5.2.</w:t>
            </w:r>
            <w:r>
              <w:rPr>
                <w:rFonts w:asciiTheme="minorHAnsi" w:eastAsiaTheme="minorEastAsia" w:hAnsiTheme="minorHAnsi" w:cstheme="minorBidi"/>
                <w:noProof/>
                <w:kern w:val="2"/>
                <w:sz w:val="24"/>
                <w:szCs w:val="24"/>
                <w:lang w:val="en-US" w:eastAsia="en-US"/>
                <w14:ligatures w14:val="standardContextual"/>
              </w:rPr>
              <w:tab/>
            </w:r>
            <w:r>
              <w:rPr>
                <w:rStyle w:val="Hyperkobling"/>
                <w:noProof/>
              </w:rPr>
              <w:t>EIC Transition</w:t>
            </w:r>
            <w:r>
              <w:rPr>
                <w:noProof/>
                <w:webHidden/>
              </w:rPr>
              <w:tab/>
            </w:r>
            <w:r>
              <w:rPr>
                <w:noProof/>
                <w:webHidden/>
              </w:rPr>
              <w:fldChar w:fldCharType="begin"/>
            </w:r>
            <w:r>
              <w:rPr>
                <w:noProof/>
                <w:webHidden/>
              </w:rPr>
              <w:instrText xml:space="preserve"> PAGEREF _Toc234315135 \h </w:instrText>
            </w:r>
            <w:r>
              <w:rPr>
                <w:noProof/>
                <w:webHidden/>
              </w:rPr>
            </w:r>
            <w:r>
              <w:rPr>
                <w:noProof/>
                <w:webHidden/>
              </w:rPr>
              <w:fldChar w:fldCharType="separate"/>
            </w:r>
            <w:r>
              <w:rPr>
                <w:noProof/>
                <w:webHidden/>
              </w:rPr>
              <w:t>12</w:t>
            </w:r>
            <w:r>
              <w:rPr>
                <w:noProof/>
                <w:webHidden/>
              </w:rPr>
              <w:fldChar w:fldCharType="end"/>
            </w:r>
          </w:hyperlink>
        </w:p>
        <w:p w14:paraId="10EDA1F0" w14:textId="081E3C69" w:rsidR="00870A12" w:rsidRDefault="00870A12">
          <w:pPr>
            <w:pStyle w:val="INNH2"/>
            <w:tabs>
              <w:tab w:val="left" w:pos="960"/>
              <w:tab w:val="right" w:leader="dot" w:pos="9378"/>
            </w:tabs>
            <w:rPr>
              <w:rFonts w:asciiTheme="minorHAnsi" w:eastAsiaTheme="minorEastAsia" w:hAnsiTheme="minorHAnsi" w:cstheme="minorBidi"/>
              <w:noProof/>
              <w:kern w:val="2"/>
              <w:sz w:val="24"/>
              <w:szCs w:val="24"/>
              <w:lang w:val="en-US" w:eastAsia="en-US"/>
              <w14:ligatures w14:val="standardContextual"/>
            </w:rPr>
          </w:pPr>
          <w:hyperlink w:anchor="_Toc234315136" w:history="1">
            <w:r>
              <w:rPr>
                <w:rStyle w:val="Hyperkobling"/>
                <w:noProof/>
              </w:rPr>
              <w:t>5.3.</w:t>
            </w:r>
            <w:r>
              <w:rPr>
                <w:rFonts w:asciiTheme="minorHAnsi" w:eastAsiaTheme="minorEastAsia" w:hAnsiTheme="minorHAnsi" w:cstheme="minorBidi"/>
                <w:noProof/>
                <w:kern w:val="2"/>
                <w:sz w:val="24"/>
                <w:szCs w:val="24"/>
                <w:lang w:val="en-US" w:eastAsia="en-US"/>
                <w14:ligatures w14:val="standardContextual"/>
              </w:rPr>
              <w:tab/>
            </w:r>
            <w:r>
              <w:rPr>
                <w:rStyle w:val="Hyperkobling"/>
                <w:noProof/>
              </w:rPr>
              <w:t>EIC Accelerator</w:t>
            </w:r>
            <w:r>
              <w:rPr>
                <w:noProof/>
                <w:webHidden/>
              </w:rPr>
              <w:tab/>
            </w:r>
            <w:r>
              <w:rPr>
                <w:noProof/>
                <w:webHidden/>
              </w:rPr>
              <w:fldChar w:fldCharType="begin"/>
            </w:r>
            <w:r>
              <w:rPr>
                <w:noProof/>
                <w:webHidden/>
              </w:rPr>
              <w:instrText xml:space="preserve"> PAGEREF _Toc234315136 \h </w:instrText>
            </w:r>
            <w:r>
              <w:rPr>
                <w:noProof/>
                <w:webHidden/>
              </w:rPr>
            </w:r>
            <w:r>
              <w:rPr>
                <w:noProof/>
                <w:webHidden/>
              </w:rPr>
              <w:fldChar w:fldCharType="separate"/>
            </w:r>
            <w:r>
              <w:rPr>
                <w:noProof/>
                <w:webHidden/>
              </w:rPr>
              <w:t>12</w:t>
            </w:r>
            <w:r>
              <w:rPr>
                <w:noProof/>
                <w:webHidden/>
              </w:rPr>
              <w:fldChar w:fldCharType="end"/>
            </w:r>
          </w:hyperlink>
        </w:p>
        <w:p w14:paraId="076A2292" w14:textId="250FDC83" w:rsidR="00870A12" w:rsidRDefault="00870A12">
          <w:pPr>
            <w:pStyle w:val="INNH2"/>
            <w:tabs>
              <w:tab w:val="left" w:pos="960"/>
              <w:tab w:val="right" w:leader="dot" w:pos="9378"/>
            </w:tabs>
            <w:rPr>
              <w:rFonts w:asciiTheme="minorHAnsi" w:eastAsiaTheme="minorEastAsia" w:hAnsiTheme="minorHAnsi" w:cstheme="minorBidi"/>
              <w:noProof/>
              <w:kern w:val="2"/>
              <w:sz w:val="24"/>
              <w:szCs w:val="24"/>
              <w:lang w:val="en-US" w:eastAsia="en-US"/>
              <w14:ligatures w14:val="standardContextual"/>
            </w:rPr>
          </w:pPr>
          <w:hyperlink w:anchor="_Toc234315137" w:history="1">
            <w:r>
              <w:rPr>
                <w:rStyle w:val="Hyperkobling"/>
                <w:noProof/>
              </w:rPr>
              <w:t>5.4.</w:t>
            </w:r>
            <w:r>
              <w:rPr>
                <w:rFonts w:asciiTheme="minorHAnsi" w:eastAsiaTheme="minorEastAsia" w:hAnsiTheme="minorHAnsi" w:cstheme="minorBidi"/>
                <w:noProof/>
                <w:kern w:val="2"/>
                <w:sz w:val="24"/>
                <w:szCs w:val="24"/>
                <w:lang w:val="en-US" w:eastAsia="en-US"/>
                <w14:ligatures w14:val="standardContextual"/>
              </w:rPr>
              <w:tab/>
            </w:r>
            <w:r>
              <w:rPr>
                <w:rStyle w:val="Hyperkobling"/>
                <w:noProof/>
              </w:rPr>
              <w:t>Eurostars</w:t>
            </w:r>
            <w:r>
              <w:rPr>
                <w:noProof/>
                <w:webHidden/>
              </w:rPr>
              <w:tab/>
            </w:r>
            <w:r>
              <w:rPr>
                <w:noProof/>
                <w:webHidden/>
              </w:rPr>
              <w:fldChar w:fldCharType="begin"/>
            </w:r>
            <w:r>
              <w:rPr>
                <w:noProof/>
                <w:webHidden/>
              </w:rPr>
              <w:instrText xml:space="preserve"> PAGEREF _Toc234315137 \h </w:instrText>
            </w:r>
            <w:r>
              <w:rPr>
                <w:noProof/>
                <w:webHidden/>
              </w:rPr>
            </w:r>
            <w:r>
              <w:rPr>
                <w:noProof/>
                <w:webHidden/>
              </w:rPr>
              <w:fldChar w:fldCharType="separate"/>
            </w:r>
            <w:r>
              <w:rPr>
                <w:noProof/>
                <w:webHidden/>
              </w:rPr>
              <w:t>13</w:t>
            </w:r>
            <w:r>
              <w:rPr>
                <w:noProof/>
                <w:webHidden/>
              </w:rPr>
              <w:fldChar w:fldCharType="end"/>
            </w:r>
          </w:hyperlink>
        </w:p>
        <w:p w14:paraId="0DBCFF3A" w14:textId="35F59338" w:rsidR="00870A12" w:rsidRDefault="00870A12">
          <w:pPr>
            <w:pStyle w:val="INNH1"/>
            <w:tabs>
              <w:tab w:val="left" w:pos="440"/>
              <w:tab w:val="right" w:leader="dot" w:pos="9378"/>
            </w:tabs>
            <w:rPr>
              <w:rFonts w:asciiTheme="minorHAnsi" w:eastAsiaTheme="minorEastAsia" w:hAnsiTheme="minorHAnsi" w:cstheme="minorBidi"/>
              <w:noProof/>
              <w:kern w:val="2"/>
              <w:sz w:val="24"/>
              <w:szCs w:val="24"/>
              <w:lang w:val="en-US" w:eastAsia="en-US"/>
              <w14:ligatures w14:val="standardContextual"/>
            </w:rPr>
          </w:pPr>
          <w:hyperlink w:anchor="_Toc234315138" w:history="1">
            <w:r>
              <w:rPr>
                <w:rStyle w:val="Hyperkobling"/>
                <w:noProof/>
                <w:lang w:val="en-US"/>
              </w:rPr>
              <w:t>6.</w:t>
            </w:r>
            <w:r>
              <w:rPr>
                <w:rFonts w:asciiTheme="minorHAnsi" w:eastAsiaTheme="minorEastAsia" w:hAnsiTheme="minorHAnsi" w:cstheme="minorBidi"/>
                <w:noProof/>
                <w:kern w:val="2"/>
                <w:sz w:val="24"/>
                <w:szCs w:val="24"/>
                <w:lang w:val="en-US" w:eastAsia="en-US"/>
                <w14:ligatures w14:val="standardContextual"/>
              </w:rPr>
              <w:tab/>
            </w:r>
            <w:r>
              <w:rPr>
                <w:rStyle w:val="Hyperkobling"/>
                <w:noProof/>
                <w:lang w:val="en-US"/>
              </w:rPr>
              <w:t>Sector-Specific and Green Technology Programmes</w:t>
            </w:r>
            <w:r>
              <w:rPr>
                <w:noProof/>
                <w:webHidden/>
              </w:rPr>
              <w:tab/>
            </w:r>
            <w:r>
              <w:rPr>
                <w:noProof/>
                <w:webHidden/>
              </w:rPr>
              <w:fldChar w:fldCharType="begin"/>
            </w:r>
            <w:r>
              <w:rPr>
                <w:noProof/>
                <w:webHidden/>
              </w:rPr>
              <w:instrText xml:space="preserve"> PAGEREF _Toc234315138 \h </w:instrText>
            </w:r>
            <w:r>
              <w:rPr>
                <w:noProof/>
                <w:webHidden/>
              </w:rPr>
            </w:r>
            <w:r>
              <w:rPr>
                <w:noProof/>
                <w:webHidden/>
              </w:rPr>
              <w:fldChar w:fldCharType="separate"/>
            </w:r>
            <w:r>
              <w:rPr>
                <w:noProof/>
                <w:webHidden/>
              </w:rPr>
              <w:t>14</w:t>
            </w:r>
            <w:r>
              <w:rPr>
                <w:noProof/>
                <w:webHidden/>
              </w:rPr>
              <w:fldChar w:fldCharType="end"/>
            </w:r>
          </w:hyperlink>
        </w:p>
        <w:p w14:paraId="269812CA" w14:textId="6F5724C3" w:rsidR="00870A12" w:rsidRDefault="00870A12">
          <w:pPr>
            <w:pStyle w:val="INNH2"/>
            <w:tabs>
              <w:tab w:val="left" w:pos="960"/>
              <w:tab w:val="right" w:leader="dot" w:pos="9378"/>
            </w:tabs>
            <w:rPr>
              <w:rFonts w:asciiTheme="minorHAnsi" w:eastAsiaTheme="minorEastAsia" w:hAnsiTheme="minorHAnsi" w:cstheme="minorBidi"/>
              <w:noProof/>
              <w:kern w:val="2"/>
              <w:sz w:val="24"/>
              <w:szCs w:val="24"/>
              <w:lang w:val="en-US" w:eastAsia="en-US"/>
              <w14:ligatures w14:val="standardContextual"/>
            </w:rPr>
          </w:pPr>
          <w:hyperlink w:anchor="_Toc234315139" w:history="1">
            <w:r>
              <w:rPr>
                <w:rStyle w:val="Hyperkobling"/>
                <w:noProof/>
              </w:rPr>
              <w:t>6.1.</w:t>
            </w:r>
            <w:r>
              <w:rPr>
                <w:rFonts w:asciiTheme="minorHAnsi" w:eastAsiaTheme="minorEastAsia" w:hAnsiTheme="minorHAnsi" w:cstheme="minorBidi"/>
                <w:noProof/>
                <w:kern w:val="2"/>
                <w:sz w:val="24"/>
                <w:szCs w:val="24"/>
                <w:lang w:val="en-US" w:eastAsia="en-US"/>
                <w14:ligatures w14:val="standardContextual"/>
              </w:rPr>
              <w:tab/>
            </w:r>
            <w:r>
              <w:rPr>
                <w:rStyle w:val="Hyperkobling"/>
                <w:noProof/>
              </w:rPr>
              <w:t>Energy Technology Development and Demonstration Programme (EUDP)</w:t>
            </w:r>
            <w:r>
              <w:rPr>
                <w:noProof/>
                <w:webHidden/>
              </w:rPr>
              <w:tab/>
            </w:r>
            <w:r>
              <w:rPr>
                <w:noProof/>
                <w:webHidden/>
              </w:rPr>
              <w:fldChar w:fldCharType="begin"/>
            </w:r>
            <w:r>
              <w:rPr>
                <w:noProof/>
                <w:webHidden/>
              </w:rPr>
              <w:instrText xml:space="preserve"> PAGEREF _Toc234315139 \h </w:instrText>
            </w:r>
            <w:r>
              <w:rPr>
                <w:noProof/>
                <w:webHidden/>
              </w:rPr>
            </w:r>
            <w:r>
              <w:rPr>
                <w:noProof/>
                <w:webHidden/>
              </w:rPr>
              <w:fldChar w:fldCharType="separate"/>
            </w:r>
            <w:r>
              <w:rPr>
                <w:noProof/>
                <w:webHidden/>
              </w:rPr>
              <w:t>14</w:t>
            </w:r>
            <w:r>
              <w:rPr>
                <w:noProof/>
                <w:webHidden/>
              </w:rPr>
              <w:fldChar w:fldCharType="end"/>
            </w:r>
          </w:hyperlink>
        </w:p>
        <w:p w14:paraId="33158422" w14:textId="5B7B6980" w:rsidR="00870A12" w:rsidRDefault="00870A12">
          <w:pPr>
            <w:pStyle w:val="INNH2"/>
            <w:tabs>
              <w:tab w:val="left" w:pos="960"/>
              <w:tab w:val="right" w:leader="dot" w:pos="9378"/>
            </w:tabs>
            <w:rPr>
              <w:rFonts w:asciiTheme="minorHAnsi" w:eastAsiaTheme="minorEastAsia" w:hAnsiTheme="minorHAnsi" w:cstheme="minorBidi"/>
              <w:noProof/>
              <w:kern w:val="2"/>
              <w:sz w:val="24"/>
              <w:szCs w:val="24"/>
              <w:lang w:val="en-US" w:eastAsia="en-US"/>
              <w14:ligatures w14:val="standardContextual"/>
            </w:rPr>
          </w:pPr>
          <w:hyperlink w:anchor="_Toc234315140" w:history="1">
            <w:r>
              <w:rPr>
                <w:rStyle w:val="Hyperkobling"/>
                <w:noProof/>
              </w:rPr>
              <w:t>6.2.</w:t>
            </w:r>
            <w:r>
              <w:rPr>
                <w:rFonts w:asciiTheme="minorHAnsi" w:eastAsiaTheme="minorEastAsia" w:hAnsiTheme="minorHAnsi" w:cstheme="minorBidi"/>
                <w:noProof/>
                <w:kern w:val="2"/>
                <w:sz w:val="24"/>
                <w:szCs w:val="24"/>
                <w:lang w:val="en-US" w:eastAsia="en-US"/>
                <w14:ligatures w14:val="standardContextual"/>
              </w:rPr>
              <w:tab/>
            </w:r>
            <w:r>
              <w:rPr>
                <w:rStyle w:val="Hyperkobling"/>
                <w:noProof/>
              </w:rPr>
              <w:t>Environmental Technology Development and Demonstration Programme (MUDP)</w:t>
            </w:r>
            <w:r>
              <w:rPr>
                <w:noProof/>
                <w:webHidden/>
              </w:rPr>
              <w:tab/>
            </w:r>
            <w:r>
              <w:rPr>
                <w:noProof/>
                <w:webHidden/>
              </w:rPr>
              <w:fldChar w:fldCharType="begin"/>
            </w:r>
            <w:r>
              <w:rPr>
                <w:noProof/>
                <w:webHidden/>
              </w:rPr>
              <w:instrText xml:space="preserve"> PAGEREF _Toc234315140 \h </w:instrText>
            </w:r>
            <w:r>
              <w:rPr>
                <w:noProof/>
                <w:webHidden/>
              </w:rPr>
            </w:r>
            <w:r>
              <w:rPr>
                <w:noProof/>
                <w:webHidden/>
              </w:rPr>
              <w:fldChar w:fldCharType="separate"/>
            </w:r>
            <w:r>
              <w:rPr>
                <w:noProof/>
                <w:webHidden/>
              </w:rPr>
              <w:t>14</w:t>
            </w:r>
            <w:r>
              <w:rPr>
                <w:noProof/>
                <w:webHidden/>
              </w:rPr>
              <w:fldChar w:fldCharType="end"/>
            </w:r>
          </w:hyperlink>
        </w:p>
        <w:p w14:paraId="5B7AE165" w14:textId="7F3D29ED" w:rsidR="00870A12" w:rsidRDefault="00870A12">
          <w:pPr>
            <w:pStyle w:val="INNH1"/>
            <w:tabs>
              <w:tab w:val="left" w:pos="440"/>
              <w:tab w:val="right" w:leader="dot" w:pos="9378"/>
            </w:tabs>
            <w:rPr>
              <w:rFonts w:asciiTheme="minorHAnsi" w:eastAsiaTheme="minorEastAsia" w:hAnsiTheme="minorHAnsi" w:cstheme="minorBidi"/>
              <w:noProof/>
              <w:kern w:val="2"/>
              <w:sz w:val="24"/>
              <w:szCs w:val="24"/>
              <w:lang w:val="en-US" w:eastAsia="en-US"/>
              <w14:ligatures w14:val="standardContextual"/>
            </w:rPr>
          </w:pPr>
          <w:hyperlink w:anchor="_Toc234315141" w:history="1">
            <w:r>
              <w:rPr>
                <w:rStyle w:val="Hyperkobling"/>
                <w:noProof/>
                <w:lang w:val="en-US"/>
              </w:rPr>
              <w:t>7.</w:t>
            </w:r>
            <w:r>
              <w:rPr>
                <w:rFonts w:asciiTheme="minorHAnsi" w:eastAsiaTheme="minorEastAsia" w:hAnsiTheme="minorHAnsi" w:cstheme="minorBidi"/>
                <w:noProof/>
                <w:kern w:val="2"/>
                <w:sz w:val="24"/>
                <w:szCs w:val="24"/>
                <w:lang w:val="en-US" w:eastAsia="en-US"/>
                <w14:ligatures w14:val="standardContextual"/>
              </w:rPr>
              <w:tab/>
            </w:r>
            <w:r>
              <w:rPr>
                <w:rStyle w:val="Hyperkobling"/>
                <w:noProof/>
                <w:lang w:val="en-US"/>
              </w:rPr>
              <w:t>The UCPH Spin-out Ecosystem: Contextual Notes</w:t>
            </w:r>
            <w:r>
              <w:rPr>
                <w:noProof/>
                <w:webHidden/>
              </w:rPr>
              <w:tab/>
            </w:r>
            <w:r>
              <w:rPr>
                <w:noProof/>
                <w:webHidden/>
              </w:rPr>
              <w:fldChar w:fldCharType="begin"/>
            </w:r>
            <w:r>
              <w:rPr>
                <w:noProof/>
                <w:webHidden/>
              </w:rPr>
              <w:instrText xml:space="preserve"> PAGEREF _Toc234315141 \h </w:instrText>
            </w:r>
            <w:r>
              <w:rPr>
                <w:noProof/>
                <w:webHidden/>
              </w:rPr>
            </w:r>
            <w:r>
              <w:rPr>
                <w:noProof/>
                <w:webHidden/>
              </w:rPr>
              <w:fldChar w:fldCharType="separate"/>
            </w:r>
            <w:r>
              <w:rPr>
                <w:noProof/>
                <w:webHidden/>
              </w:rPr>
              <w:t>15</w:t>
            </w:r>
            <w:r>
              <w:rPr>
                <w:noProof/>
                <w:webHidden/>
              </w:rPr>
              <w:fldChar w:fldCharType="end"/>
            </w:r>
          </w:hyperlink>
        </w:p>
        <w:p w14:paraId="1425BFC1" w14:textId="56DF2698" w:rsidR="00870A12" w:rsidRDefault="00870A12">
          <w:pPr>
            <w:pStyle w:val="INNH2"/>
            <w:tabs>
              <w:tab w:val="left" w:pos="960"/>
              <w:tab w:val="right" w:leader="dot" w:pos="9378"/>
            </w:tabs>
            <w:rPr>
              <w:rFonts w:asciiTheme="minorHAnsi" w:eastAsiaTheme="minorEastAsia" w:hAnsiTheme="minorHAnsi" w:cstheme="minorBidi"/>
              <w:noProof/>
              <w:kern w:val="2"/>
              <w:sz w:val="24"/>
              <w:szCs w:val="24"/>
              <w:lang w:val="en-US" w:eastAsia="en-US"/>
              <w14:ligatures w14:val="standardContextual"/>
            </w:rPr>
          </w:pPr>
          <w:hyperlink w:anchor="_Toc234315142" w:history="1">
            <w:r>
              <w:rPr>
                <w:rStyle w:val="Hyperkobling"/>
                <w:noProof/>
              </w:rPr>
              <w:t>7.1.</w:t>
            </w:r>
            <w:r>
              <w:rPr>
                <w:rFonts w:asciiTheme="minorHAnsi" w:eastAsiaTheme="minorEastAsia" w:hAnsiTheme="minorHAnsi" w:cstheme="minorBidi"/>
                <w:noProof/>
                <w:kern w:val="2"/>
                <w:sz w:val="24"/>
                <w:szCs w:val="24"/>
                <w:lang w:val="en-US" w:eastAsia="en-US"/>
                <w14:ligatures w14:val="standardContextual"/>
              </w:rPr>
              <w:tab/>
            </w:r>
            <w:r>
              <w:rPr>
                <w:rStyle w:val="Hyperkobling"/>
                <w:noProof/>
              </w:rPr>
              <w:t>Spin-outs Denmark</w:t>
            </w:r>
            <w:r>
              <w:rPr>
                <w:noProof/>
                <w:webHidden/>
              </w:rPr>
              <w:tab/>
            </w:r>
            <w:r>
              <w:rPr>
                <w:noProof/>
                <w:webHidden/>
              </w:rPr>
              <w:fldChar w:fldCharType="begin"/>
            </w:r>
            <w:r>
              <w:rPr>
                <w:noProof/>
                <w:webHidden/>
              </w:rPr>
              <w:instrText xml:space="preserve"> PAGEREF _Toc234315142 \h </w:instrText>
            </w:r>
            <w:r>
              <w:rPr>
                <w:noProof/>
                <w:webHidden/>
              </w:rPr>
            </w:r>
            <w:r>
              <w:rPr>
                <w:noProof/>
                <w:webHidden/>
              </w:rPr>
              <w:fldChar w:fldCharType="separate"/>
            </w:r>
            <w:r>
              <w:rPr>
                <w:noProof/>
                <w:webHidden/>
              </w:rPr>
              <w:t>15</w:t>
            </w:r>
            <w:r>
              <w:rPr>
                <w:noProof/>
                <w:webHidden/>
              </w:rPr>
              <w:fldChar w:fldCharType="end"/>
            </w:r>
          </w:hyperlink>
        </w:p>
        <w:p w14:paraId="0739FD59" w14:textId="11DE24F5" w:rsidR="00870A12" w:rsidRDefault="00870A12">
          <w:pPr>
            <w:pStyle w:val="INNH1"/>
            <w:tabs>
              <w:tab w:val="left" w:pos="440"/>
              <w:tab w:val="right" w:leader="dot" w:pos="9378"/>
            </w:tabs>
            <w:rPr>
              <w:rFonts w:asciiTheme="minorHAnsi" w:eastAsiaTheme="minorEastAsia" w:hAnsiTheme="minorHAnsi" w:cstheme="minorBidi"/>
              <w:noProof/>
              <w:kern w:val="2"/>
              <w:sz w:val="24"/>
              <w:szCs w:val="24"/>
              <w:lang w:val="en-US" w:eastAsia="en-US"/>
              <w14:ligatures w14:val="standardContextual"/>
            </w:rPr>
          </w:pPr>
          <w:hyperlink w:anchor="_Toc234315143" w:history="1">
            <w:r>
              <w:rPr>
                <w:rStyle w:val="Hyperkobling"/>
                <w:noProof/>
                <w:lang w:val="en-US"/>
              </w:rPr>
              <w:t>8.</w:t>
            </w:r>
            <w:r>
              <w:rPr>
                <w:rFonts w:asciiTheme="minorHAnsi" w:eastAsiaTheme="minorEastAsia" w:hAnsiTheme="minorHAnsi" w:cstheme="minorBidi"/>
                <w:noProof/>
                <w:kern w:val="2"/>
                <w:sz w:val="24"/>
                <w:szCs w:val="24"/>
                <w:lang w:val="en-US" w:eastAsia="en-US"/>
                <w14:ligatures w14:val="standardContextual"/>
              </w:rPr>
              <w:tab/>
            </w:r>
            <w:r>
              <w:rPr>
                <w:rStyle w:val="Hyperkobling"/>
                <w:noProof/>
                <w:lang w:val="en-US"/>
              </w:rPr>
              <w:t>Structured Entrepreneurship Programmes and Ecosystem Initiatives</w:t>
            </w:r>
            <w:r>
              <w:rPr>
                <w:noProof/>
                <w:webHidden/>
              </w:rPr>
              <w:tab/>
            </w:r>
            <w:r>
              <w:rPr>
                <w:noProof/>
                <w:webHidden/>
              </w:rPr>
              <w:fldChar w:fldCharType="begin"/>
            </w:r>
            <w:r>
              <w:rPr>
                <w:noProof/>
                <w:webHidden/>
              </w:rPr>
              <w:instrText xml:space="preserve"> PAGEREF _Toc234315143 \h </w:instrText>
            </w:r>
            <w:r>
              <w:rPr>
                <w:noProof/>
                <w:webHidden/>
              </w:rPr>
            </w:r>
            <w:r>
              <w:rPr>
                <w:noProof/>
                <w:webHidden/>
              </w:rPr>
              <w:fldChar w:fldCharType="separate"/>
            </w:r>
            <w:r>
              <w:rPr>
                <w:noProof/>
                <w:webHidden/>
              </w:rPr>
              <w:t>16</w:t>
            </w:r>
            <w:r>
              <w:rPr>
                <w:noProof/>
                <w:webHidden/>
              </w:rPr>
              <w:fldChar w:fldCharType="end"/>
            </w:r>
          </w:hyperlink>
        </w:p>
        <w:p w14:paraId="56B8F594" w14:textId="365F9FC3" w:rsidR="00870A12" w:rsidRDefault="00870A12">
          <w:pPr>
            <w:pStyle w:val="INNH2"/>
            <w:tabs>
              <w:tab w:val="left" w:pos="960"/>
              <w:tab w:val="right" w:leader="dot" w:pos="9378"/>
            </w:tabs>
            <w:rPr>
              <w:rFonts w:asciiTheme="minorHAnsi" w:eastAsiaTheme="minorEastAsia" w:hAnsiTheme="minorHAnsi" w:cstheme="minorBidi"/>
              <w:noProof/>
              <w:kern w:val="2"/>
              <w:sz w:val="24"/>
              <w:szCs w:val="24"/>
              <w:lang w:val="en-US" w:eastAsia="en-US"/>
              <w14:ligatures w14:val="standardContextual"/>
            </w:rPr>
          </w:pPr>
          <w:hyperlink w:anchor="_Toc234315144" w:history="1">
            <w:r>
              <w:rPr>
                <w:rStyle w:val="Hyperkobling"/>
                <w:noProof/>
              </w:rPr>
              <w:t>8.1.</w:t>
            </w:r>
            <w:r>
              <w:rPr>
                <w:rFonts w:asciiTheme="minorHAnsi" w:eastAsiaTheme="minorEastAsia" w:hAnsiTheme="minorHAnsi" w:cstheme="minorBidi"/>
                <w:noProof/>
                <w:kern w:val="2"/>
                <w:sz w:val="24"/>
                <w:szCs w:val="24"/>
                <w:lang w:val="en-US" w:eastAsia="en-US"/>
                <w14:ligatures w14:val="standardContextual"/>
              </w:rPr>
              <w:tab/>
            </w:r>
            <w:r>
              <w:rPr>
                <w:rStyle w:val="Hyperkobling"/>
                <w:noProof/>
              </w:rPr>
              <w:t>SPARK Denmark</w:t>
            </w:r>
            <w:r>
              <w:rPr>
                <w:noProof/>
                <w:webHidden/>
              </w:rPr>
              <w:tab/>
            </w:r>
            <w:r>
              <w:rPr>
                <w:noProof/>
                <w:webHidden/>
              </w:rPr>
              <w:fldChar w:fldCharType="begin"/>
            </w:r>
            <w:r>
              <w:rPr>
                <w:noProof/>
                <w:webHidden/>
              </w:rPr>
              <w:instrText xml:space="preserve"> PAGEREF _Toc234315144 \h </w:instrText>
            </w:r>
            <w:r>
              <w:rPr>
                <w:noProof/>
                <w:webHidden/>
              </w:rPr>
            </w:r>
            <w:r>
              <w:rPr>
                <w:noProof/>
                <w:webHidden/>
              </w:rPr>
              <w:fldChar w:fldCharType="separate"/>
            </w:r>
            <w:r>
              <w:rPr>
                <w:noProof/>
                <w:webHidden/>
              </w:rPr>
              <w:t>16</w:t>
            </w:r>
            <w:r>
              <w:rPr>
                <w:noProof/>
                <w:webHidden/>
              </w:rPr>
              <w:fldChar w:fldCharType="end"/>
            </w:r>
          </w:hyperlink>
        </w:p>
        <w:p w14:paraId="10B21C17" w14:textId="1FC0C659" w:rsidR="00870A12" w:rsidRDefault="00870A12">
          <w:pPr>
            <w:pStyle w:val="INNH2"/>
            <w:tabs>
              <w:tab w:val="left" w:pos="960"/>
              <w:tab w:val="right" w:leader="dot" w:pos="9378"/>
            </w:tabs>
            <w:rPr>
              <w:rFonts w:asciiTheme="minorHAnsi" w:eastAsiaTheme="minorEastAsia" w:hAnsiTheme="minorHAnsi" w:cstheme="minorBidi"/>
              <w:noProof/>
              <w:kern w:val="2"/>
              <w:sz w:val="24"/>
              <w:szCs w:val="24"/>
              <w:lang w:val="en-US" w:eastAsia="en-US"/>
              <w14:ligatures w14:val="standardContextual"/>
            </w:rPr>
          </w:pPr>
          <w:hyperlink w:anchor="_Toc234315145" w:history="1">
            <w:r>
              <w:rPr>
                <w:rStyle w:val="Hyperkobling"/>
                <w:noProof/>
              </w:rPr>
              <w:t>8.2.</w:t>
            </w:r>
            <w:r>
              <w:rPr>
                <w:rFonts w:asciiTheme="minorHAnsi" w:eastAsiaTheme="minorEastAsia" w:hAnsiTheme="minorHAnsi" w:cstheme="minorBidi"/>
                <w:noProof/>
                <w:kern w:val="2"/>
                <w:sz w:val="24"/>
                <w:szCs w:val="24"/>
                <w:lang w:val="en-US" w:eastAsia="en-US"/>
                <w14:ligatures w14:val="standardContextual"/>
              </w:rPr>
              <w:tab/>
            </w:r>
            <w:r>
              <w:rPr>
                <w:rStyle w:val="Hyperkobling"/>
                <w:noProof/>
              </w:rPr>
              <w:t>Open Entrepreneur (Åben Iværksætter)</w:t>
            </w:r>
            <w:r>
              <w:rPr>
                <w:noProof/>
                <w:webHidden/>
              </w:rPr>
              <w:tab/>
            </w:r>
            <w:r>
              <w:rPr>
                <w:noProof/>
                <w:webHidden/>
              </w:rPr>
              <w:fldChar w:fldCharType="begin"/>
            </w:r>
            <w:r>
              <w:rPr>
                <w:noProof/>
                <w:webHidden/>
              </w:rPr>
              <w:instrText xml:space="preserve"> PAGEREF _Toc234315145 \h </w:instrText>
            </w:r>
            <w:r>
              <w:rPr>
                <w:noProof/>
                <w:webHidden/>
              </w:rPr>
            </w:r>
            <w:r>
              <w:rPr>
                <w:noProof/>
                <w:webHidden/>
              </w:rPr>
              <w:fldChar w:fldCharType="separate"/>
            </w:r>
            <w:r>
              <w:rPr>
                <w:noProof/>
                <w:webHidden/>
              </w:rPr>
              <w:t>17</w:t>
            </w:r>
            <w:r>
              <w:rPr>
                <w:noProof/>
                <w:webHidden/>
              </w:rPr>
              <w:fldChar w:fldCharType="end"/>
            </w:r>
          </w:hyperlink>
        </w:p>
        <w:p w14:paraId="1BEC525C" w14:textId="4B38B51B" w:rsidR="00870A12" w:rsidRDefault="00870A12">
          <w:pPr>
            <w:pStyle w:val="INNH2"/>
            <w:tabs>
              <w:tab w:val="left" w:pos="960"/>
              <w:tab w:val="right" w:leader="dot" w:pos="9378"/>
            </w:tabs>
            <w:rPr>
              <w:rFonts w:asciiTheme="minorHAnsi" w:eastAsiaTheme="minorEastAsia" w:hAnsiTheme="minorHAnsi" w:cstheme="minorBidi"/>
              <w:noProof/>
              <w:kern w:val="2"/>
              <w:sz w:val="24"/>
              <w:szCs w:val="24"/>
              <w:lang w:val="en-US" w:eastAsia="en-US"/>
              <w14:ligatures w14:val="standardContextual"/>
            </w:rPr>
          </w:pPr>
          <w:hyperlink w:anchor="_Toc234315146" w:history="1">
            <w:commentRangeStart w:id="0"/>
            <w:r>
              <w:rPr>
                <w:rStyle w:val="Hyperkobling"/>
                <w:noProof/>
              </w:rPr>
              <w:t>8.3.</w:t>
            </w:r>
            <w:commentRangeEnd w:id="0"/>
            <w:r>
              <w:rPr>
                <w:rStyle w:val="Merknadsreferanse"/>
                <w:rFonts w:asciiTheme="minorHAnsi" w:eastAsiaTheme="minorEastAsia" w:hAnsiTheme="minorHAnsi" w:cstheme="minorBidi"/>
                <w:noProof/>
                <w:kern w:val="2"/>
                <w:sz w:val="24"/>
                <w:szCs w:val="24"/>
                <w:lang w:val="en-US" w:eastAsia="en-US"/>
                <w14:ligatures w14:val="standardContextual"/>
              </w:rPr>
              <w:commentReference w:id="0"/>
            </w:r>
            <w:r>
              <w:rPr>
                <w:rFonts w:asciiTheme="minorHAnsi" w:eastAsiaTheme="minorEastAsia" w:hAnsiTheme="minorHAnsi" w:cstheme="minorBidi"/>
                <w:noProof/>
                <w:kern w:val="2"/>
                <w:sz w:val="24"/>
                <w:szCs w:val="24"/>
                <w:lang w:val="en-US" w:eastAsia="en-US"/>
                <w14:ligatures w14:val="standardContextual"/>
              </w:rPr>
              <w:tab/>
            </w:r>
            <w:r>
              <w:rPr>
                <w:rStyle w:val="Hyperkobling"/>
                <w:noProof/>
              </w:rPr>
              <w:t>Accelerace</w:t>
            </w:r>
            <w:r>
              <w:rPr>
                <w:noProof/>
                <w:webHidden/>
              </w:rPr>
              <w:tab/>
            </w:r>
            <w:r>
              <w:rPr>
                <w:noProof/>
                <w:webHidden/>
              </w:rPr>
              <w:fldChar w:fldCharType="begin"/>
            </w:r>
            <w:r>
              <w:rPr>
                <w:noProof/>
                <w:webHidden/>
              </w:rPr>
              <w:instrText xml:space="preserve"> PAGEREF _Toc234315146 \h </w:instrText>
            </w:r>
            <w:r>
              <w:rPr>
                <w:noProof/>
                <w:webHidden/>
              </w:rPr>
            </w:r>
            <w:r>
              <w:rPr>
                <w:noProof/>
                <w:webHidden/>
              </w:rPr>
              <w:fldChar w:fldCharType="separate"/>
            </w:r>
            <w:r>
              <w:rPr>
                <w:noProof/>
                <w:webHidden/>
              </w:rPr>
              <w:t>17</w:t>
            </w:r>
            <w:r>
              <w:rPr>
                <w:noProof/>
                <w:webHidden/>
              </w:rPr>
              <w:fldChar w:fldCharType="end"/>
            </w:r>
          </w:hyperlink>
        </w:p>
        <w:p w14:paraId="54204925" w14:textId="688DF592" w:rsidR="00870A12" w:rsidRDefault="00870A12">
          <w:pPr>
            <w:pStyle w:val="INNH2"/>
            <w:tabs>
              <w:tab w:val="left" w:pos="960"/>
              <w:tab w:val="right" w:leader="dot" w:pos="9378"/>
            </w:tabs>
            <w:rPr>
              <w:rFonts w:asciiTheme="minorHAnsi" w:eastAsiaTheme="minorEastAsia" w:hAnsiTheme="minorHAnsi" w:cstheme="minorBidi"/>
              <w:noProof/>
              <w:kern w:val="2"/>
              <w:sz w:val="24"/>
              <w:szCs w:val="24"/>
              <w:lang w:val="en-US" w:eastAsia="en-US"/>
              <w14:ligatures w14:val="standardContextual"/>
            </w:rPr>
          </w:pPr>
          <w:hyperlink w:anchor="_Toc234315147" w:history="1">
            <w:r>
              <w:rPr>
                <w:rStyle w:val="Hyperkobling"/>
                <w:noProof/>
              </w:rPr>
              <w:t>8.4.</w:t>
            </w:r>
            <w:r>
              <w:rPr>
                <w:rFonts w:asciiTheme="minorHAnsi" w:eastAsiaTheme="minorEastAsia" w:hAnsiTheme="minorHAnsi" w:cstheme="minorBidi"/>
                <w:noProof/>
                <w:kern w:val="2"/>
                <w:sz w:val="24"/>
                <w:szCs w:val="24"/>
                <w:lang w:val="en-US" w:eastAsia="en-US"/>
                <w14:ligatures w14:val="standardContextual"/>
              </w:rPr>
              <w:tab/>
            </w:r>
            <w:r>
              <w:rPr>
                <w:rStyle w:val="Hyperkobling"/>
                <w:noProof/>
              </w:rPr>
              <w:t>Copenhagen School of Entrepreneurship and Venture Cup</w:t>
            </w:r>
            <w:r>
              <w:rPr>
                <w:noProof/>
                <w:webHidden/>
              </w:rPr>
              <w:tab/>
            </w:r>
            <w:r>
              <w:rPr>
                <w:noProof/>
                <w:webHidden/>
              </w:rPr>
              <w:fldChar w:fldCharType="begin"/>
            </w:r>
            <w:r>
              <w:rPr>
                <w:noProof/>
                <w:webHidden/>
              </w:rPr>
              <w:instrText xml:space="preserve"> PAGEREF _Toc234315147 \h </w:instrText>
            </w:r>
            <w:r>
              <w:rPr>
                <w:noProof/>
                <w:webHidden/>
              </w:rPr>
            </w:r>
            <w:r>
              <w:rPr>
                <w:noProof/>
                <w:webHidden/>
              </w:rPr>
              <w:fldChar w:fldCharType="separate"/>
            </w:r>
            <w:r>
              <w:rPr>
                <w:noProof/>
                <w:webHidden/>
              </w:rPr>
              <w:t>17</w:t>
            </w:r>
            <w:r>
              <w:rPr>
                <w:noProof/>
                <w:webHidden/>
              </w:rPr>
              <w:fldChar w:fldCharType="end"/>
            </w:r>
          </w:hyperlink>
        </w:p>
        <w:p w14:paraId="75A2F358" w14:textId="5413DAFB" w:rsidR="00870A12" w:rsidRDefault="00870A12">
          <w:pPr>
            <w:pStyle w:val="INNH2"/>
            <w:tabs>
              <w:tab w:val="left" w:pos="960"/>
              <w:tab w:val="right" w:leader="dot" w:pos="9378"/>
            </w:tabs>
            <w:rPr>
              <w:rFonts w:asciiTheme="minorHAnsi" w:eastAsiaTheme="minorEastAsia" w:hAnsiTheme="minorHAnsi" w:cstheme="minorBidi"/>
              <w:noProof/>
              <w:kern w:val="2"/>
              <w:sz w:val="24"/>
              <w:szCs w:val="24"/>
              <w:lang w:val="en-US" w:eastAsia="en-US"/>
              <w14:ligatures w14:val="standardContextual"/>
            </w:rPr>
          </w:pPr>
          <w:hyperlink w:anchor="_Toc234315148" w:history="1">
            <w:r>
              <w:rPr>
                <w:rStyle w:val="Hyperkobling"/>
                <w:noProof/>
              </w:rPr>
              <w:t>8.5.</w:t>
            </w:r>
            <w:r>
              <w:rPr>
                <w:rFonts w:asciiTheme="minorHAnsi" w:eastAsiaTheme="minorEastAsia" w:hAnsiTheme="minorHAnsi" w:cstheme="minorBidi"/>
                <w:noProof/>
                <w:kern w:val="2"/>
                <w:sz w:val="24"/>
                <w:szCs w:val="24"/>
                <w:lang w:val="en-US" w:eastAsia="en-US"/>
                <w14:ligatures w14:val="standardContextual"/>
              </w:rPr>
              <w:tab/>
            </w:r>
            <w:r>
              <w:rPr>
                <w:rStyle w:val="Hyperkobling"/>
                <w:noProof/>
              </w:rPr>
              <w:t>Symbion and Copenhagen Science City</w:t>
            </w:r>
            <w:r>
              <w:rPr>
                <w:noProof/>
                <w:webHidden/>
              </w:rPr>
              <w:tab/>
            </w:r>
            <w:r>
              <w:rPr>
                <w:noProof/>
                <w:webHidden/>
              </w:rPr>
              <w:fldChar w:fldCharType="begin"/>
            </w:r>
            <w:r>
              <w:rPr>
                <w:noProof/>
                <w:webHidden/>
              </w:rPr>
              <w:instrText xml:space="preserve"> PAGEREF _Toc234315148 \h </w:instrText>
            </w:r>
            <w:r>
              <w:rPr>
                <w:noProof/>
                <w:webHidden/>
              </w:rPr>
            </w:r>
            <w:r>
              <w:rPr>
                <w:noProof/>
                <w:webHidden/>
              </w:rPr>
              <w:fldChar w:fldCharType="separate"/>
            </w:r>
            <w:r>
              <w:rPr>
                <w:noProof/>
                <w:webHidden/>
              </w:rPr>
              <w:t>18</w:t>
            </w:r>
            <w:r>
              <w:rPr>
                <w:noProof/>
                <w:webHidden/>
              </w:rPr>
              <w:fldChar w:fldCharType="end"/>
            </w:r>
          </w:hyperlink>
        </w:p>
        <w:p w14:paraId="075E6E2F" w14:textId="4B5E7F4F" w:rsidR="00870A12" w:rsidRDefault="00870A12">
          <w:pPr>
            <w:pStyle w:val="INNH2"/>
            <w:tabs>
              <w:tab w:val="left" w:pos="960"/>
              <w:tab w:val="right" w:leader="dot" w:pos="9378"/>
            </w:tabs>
            <w:rPr>
              <w:rFonts w:asciiTheme="minorHAnsi" w:eastAsiaTheme="minorEastAsia" w:hAnsiTheme="minorHAnsi" w:cstheme="minorBidi"/>
              <w:noProof/>
              <w:kern w:val="2"/>
              <w:sz w:val="24"/>
              <w:szCs w:val="24"/>
              <w:lang w:val="en-US" w:eastAsia="en-US"/>
              <w14:ligatures w14:val="standardContextual"/>
            </w:rPr>
          </w:pPr>
          <w:hyperlink w:anchor="_Toc234315149" w:history="1">
            <w:r>
              <w:rPr>
                <w:rStyle w:val="Hyperkobling"/>
                <w:noProof/>
              </w:rPr>
              <w:t>8.6.</w:t>
            </w:r>
            <w:r>
              <w:rPr>
                <w:rFonts w:asciiTheme="minorHAnsi" w:eastAsiaTheme="minorEastAsia" w:hAnsiTheme="minorHAnsi" w:cstheme="minorBidi"/>
                <w:noProof/>
                <w:kern w:val="2"/>
                <w:sz w:val="24"/>
                <w:szCs w:val="24"/>
                <w:lang w:val="en-US" w:eastAsia="en-US"/>
                <w14:ligatures w14:val="standardContextual"/>
              </w:rPr>
              <w:tab/>
            </w:r>
            <w:r>
              <w:rPr>
                <w:rStyle w:val="Hyperkobling"/>
                <w:noProof/>
              </w:rPr>
              <w:t>Global Entrepreneurship Programme Denmark (GEP)</w:t>
            </w:r>
            <w:r>
              <w:rPr>
                <w:noProof/>
                <w:webHidden/>
              </w:rPr>
              <w:tab/>
            </w:r>
            <w:r>
              <w:rPr>
                <w:noProof/>
                <w:webHidden/>
              </w:rPr>
              <w:fldChar w:fldCharType="begin"/>
            </w:r>
            <w:r>
              <w:rPr>
                <w:noProof/>
                <w:webHidden/>
              </w:rPr>
              <w:instrText xml:space="preserve"> PAGEREF _Toc234315149 \h </w:instrText>
            </w:r>
            <w:r>
              <w:rPr>
                <w:noProof/>
                <w:webHidden/>
              </w:rPr>
            </w:r>
            <w:r>
              <w:rPr>
                <w:noProof/>
                <w:webHidden/>
              </w:rPr>
              <w:fldChar w:fldCharType="separate"/>
            </w:r>
            <w:r>
              <w:rPr>
                <w:noProof/>
                <w:webHidden/>
              </w:rPr>
              <w:t>18</w:t>
            </w:r>
            <w:r>
              <w:rPr>
                <w:noProof/>
                <w:webHidden/>
              </w:rPr>
              <w:fldChar w:fldCharType="end"/>
            </w:r>
          </w:hyperlink>
        </w:p>
        <w:p w14:paraId="4CB5B440" w14:textId="4F5944DD" w:rsidR="00870A12" w:rsidRDefault="00870A12">
          <w:pPr>
            <w:pStyle w:val="INNH2"/>
            <w:tabs>
              <w:tab w:val="left" w:pos="960"/>
              <w:tab w:val="right" w:leader="dot" w:pos="9378"/>
            </w:tabs>
            <w:rPr>
              <w:rFonts w:asciiTheme="minorHAnsi" w:eastAsiaTheme="minorEastAsia" w:hAnsiTheme="minorHAnsi" w:cstheme="minorBidi"/>
              <w:noProof/>
              <w:kern w:val="2"/>
              <w:sz w:val="24"/>
              <w:szCs w:val="24"/>
              <w:lang w:val="en-US" w:eastAsia="en-US"/>
              <w14:ligatures w14:val="standardContextual"/>
            </w:rPr>
          </w:pPr>
          <w:hyperlink w:anchor="_Toc234315150" w:history="1">
            <w:r>
              <w:rPr>
                <w:rStyle w:val="Hyperkobling"/>
                <w:noProof/>
              </w:rPr>
              <w:t>8.7.</w:t>
            </w:r>
            <w:r>
              <w:rPr>
                <w:rFonts w:asciiTheme="minorHAnsi" w:eastAsiaTheme="minorEastAsia" w:hAnsiTheme="minorHAnsi" w:cstheme="minorBidi"/>
                <w:noProof/>
                <w:kern w:val="2"/>
                <w:sz w:val="24"/>
                <w:szCs w:val="24"/>
                <w:lang w:val="en-US" w:eastAsia="en-US"/>
                <w14:ligatures w14:val="standardContextual"/>
              </w:rPr>
              <w:tab/>
            </w:r>
            <w:r>
              <w:rPr>
                <w:rStyle w:val="Hyperkobling"/>
                <w:noProof/>
              </w:rPr>
              <w:t>The Gate</w:t>
            </w:r>
            <w:r>
              <w:rPr>
                <w:noProof/>
                <w:webHidden/>
              </w:rPr>
              <w:tab/>
            </w:r>
            <w:r>
              <w:rPr>
                <w:noProof/>
                <w:webHidden/>
              </w:rPr>
              <w:fldChar w:fldCharType="begin"/>
            </w:r>
            <w:r>
              <w:rPr>
                <w:noProof/>
                <w:webHidden/>
              </w:rPr>
              <w:instrText xml:space="preserve"> PAGEREF _Toc234315150 \h </w:instrText>
            </w:r>
            <w:r>
              <w:rPr>
                <w:noProof/>
                <w:webHidden/>
              </w:rPr>
            </w:r>
            <w:r>
              <w:rPr>
                <w:noProof/>
                <w:webHidden/>
              </w:rPr>
              <w:fldChar w:fldCharType="separate"/>
            </w:r>
            <w:r>
              <w:rPr>
                <w:noProof/>
                <w:webHidden/>
              </w:rPr>
              <w:t>18</w:t>
            </w:r>
            <w:r>
              <w:rPr>
                <w:noProof/>
                <w:webHidden/>
              </w:rPr>
              <w:fldChar w:fldCharType="end"/>
            </w:r>
          </w:hyperlink>
        </w:p>
        <w:p w14:paraId="71D0D769" w14:textId="4009F757" w:rsidR="00870A12" w:rsidRDefault="00870A12">
          <w:pPr>
            <w:pStyle w:val="INNH1"/>
            <w:tabs>
              <w:tab w:val="left" w:pos="440"/>
              <w:tab w:val="right" w:leader="dot" w:pos="9378"/>
            </w:tabs>
            <w:rPr>
              <w:rFonts w:asciiTheme="minorHAnsi" w:eastAsiaTheme="minorEastAsia" w:hAnsiTheme="minorHAnsi" w:cstheme="minorBidi"/>
              <w:noProof/>
              <w:kern w:val="2"/>
              <w:sz w:val="24"/>
              <w:szCs w:val="24"/>
              <w:lang w:val="en-US" w:eastAsia="en-US"/>
              <w14:ligatures w14:val="standardContextual"/>
            </w:rPr>
          </w:pPr>
          <w:hyperlink w:anchor="_Toc234315151" w:history="1">
            <w:r>
              <w:rPr>
                <w:rStyle w:val="Hyperkobling"/>
                <w:noProof/>
                <w:lang w:val="en-US"/>
              </w:rPr>
              <w:t>9.</w:t>
            </w:r>
            <w:r>
              <w:rPr>
                <w:rFonts w:asciiTheme="minorHAnsi" w:eastAsiaTheme="minorEastAsia" w:hAnsiTheme="minorHAnsi" w:cstheme="minorBidi"/>
                <w:noProof/>
                <w:kern w:val="2"/>
                <w:sz w:val="24"/>
                <w:szCs w:val="24"/>
                <w:lang w:val="en-US" w:eastAsia="en-US"/>
                <w14:ligatures w14:val="standardContextual"/>
              </w:rPr>
              <w:tab/>
            </w:r>
            <w:r>
              <w:rPr>
                <w:rStyle w:val="Hyperkobling"/>
                <w:noProof/>
                <w:lang w:val="en-US"/>
              </w:rPr>
              <w:t>Industry Sponsorships and Corporate Innovation Programmes</w:t>
            </w:r>
            <w:r>
              <w:rPr>
                <w:noProof/>
                <w:webHidden/>
              </w:rPr>
              <w:tab/>
            </w:r>
            <w:r>
              <w:rPr>
                <w:noProof/>
                <w:webHidden/>
              </w:rPr>
              <w:fldChar w:fldCharType="begin"/>
            </w:r>
            <w:r>
              <w:rPr>
                <w:noProof/>
                <w:webHidden/>
              </w:rPr>
              <w:instrText xml:space="preserve"> PAGEREF _Toc234315151 \h </w:instrText>
            </w:r>
            <w:r>
              <w:rPr>
                <w:noProof/>
                <w:webHidden/>
              </w:rPr>
            </w:r>
            <w:r>
              <w:rPr>
                <w:noProof/>
                <w:webHidden/>
              </w:rPr>
              <w:fldChar w:fldCharType="separate"/>
            </w:r>
            <w:r>
              <w:rPr>
                <w:noProof/>
                <w:webHidden/>
              </w:rPr>
              <w:t>18</w:t>
            </w:r>
            <w:r>
              <w:rPr>
                <w:noProof/>
                <w:webHidden/>
              </w:rPr>
              <w:fldChar w:fldCharType="end"/>
            </w:r>
          </w:hyperlink>
        </w:p>
        <w:p w14:paraId="73E4C104" w14:textId="37820BCB" w:rsidR="00870A12" w:rsidRDefault="00870A12">
          <w:pPr>
            <w:pStyle w:val="INNH2"/>
            <w:tabs>
              <w:tab w:val="left" w:pos="960"/>
              <w:tab w:val="right" w:leader="dot" w:pos="9378"/>
            </w:tabs>
            <w:rPr>
              <w:rFonts w:asciiTheme="minorHAnsi" w:eastAsiaTheme="minorEastAsia" w:hAnsiTheme="minorHAnsi" w:cstheme="minorBidi"/>
              <w:noProof/>
              <w:kern w:val="2"/>
              <w:sz w:val="24"/>
              <w:szCs w:val="24"/>
              <w:lang w:val="en-US" w:eastAsia="en-US"/>
              <w14:ligatures w14:val="standardContextual"/>
            </w:rPr>
          </w:pPr>
          <w:hyperlink w:anchor="_Toc234315152" w:history="1">
            <w:r>
              <w:rPr>
                <w:rStyle w:val="Hyperkobling"/>
                <w:noProof/>
              </w:rPr>
              <w:t>9.1.</w:t>
            </w:r>
            <w:r>
              <w:rPr>
                <w:rFonts w:asciiTheme="minorHAnsi" w:eastAsiaTheme="minorEastAsia" w:hAnsiTheme="minorHAnsi" w:cstheme="minorBidi"/>
                <w:noProof/>
                <w:kern w:val="2"/>
                <w:sz w:val="24"/>
                <w:szCs w:val="24"/>
                <w:lang w:val="en-US" w:eastAsia="en-US"/>
                <w14:ligatures w14:val="standardContextual"/>
              </w:rPr>
              <w:tab/>
            </w:r>
            <w:r>
              <w:rPr>
                <w:rStyle w:val="Hyperkobling"/>
                <w:noProof/>
              </w:rPr>
              <w:t>Lundbeck Frontier: Exploratory Research Funding</w:t>
            </w:r>
            <w:r>
              <w:rPr>
                <w:noProof/>
                <w:webHidden/>
              </w:rPr>
              <w:tab/>
            </w:r>
            <w:r>
              <w:rPr>
                <w:noProof/>
                <w:webHidden/>
              </w:rPr>
              <w:fldChar w:fldCharType="begin"/>
            </w:r>
            <w:r>
              <w:rPr>
                <w:noProof/>
                <w:webHidden/>
              </w:rPr>
              <w:instrText xml:space="preserve"> PAGEREF _Toc234315152 \h </w:instrText>
            </w:r>
            <w:r>
              <w:rPr>
                <w:noProof/>
                <w:webHidden/>
              </w:rPr>
            </w:r>
            <w:r>
              <w:rPr>
                <w:noProof/>
                <w:webHidden/>
              </w:rPr>
              <w:fldChar w:fldCharType="separate"/>
            </w:r>
            <w:r>
              <w:rPr>
                <w:noProof/>
                <w:webHidden/>
              </w:rPr>
              <w:t>19</w:t>
            </w:r>
            <w:r>
              <w:rPr>
                <w:noProof/>
                <w:webHidden/>
              </w:rPr>
              <w:fldChar w:fldCharType="end"/>
            </w:r>
          </w:hyperlink>
        </w:p>
        <w:p w14:paraId="29CDA99F" w14:textId="31D485DB" w:rsidR="00870A12" w:rsidRDefault="00870A12">
          <w:pPr>
            <w:pStyle w:val="INNH2"/>
            <w:tabs>
              <w:tab w:val="left" w:pos="960"/>
              <w:tab w:val="right" w:leader="dot" w:pos="9378"/>
            </w:tabs>
            <w:rPr>
              <w:rFonts w:asciiTheme="minorHAnsi" w:eastAsiaTheme="minorEastAsia" w:hAnsiTheme="minorHAnsi" w:cstheme="minorBidi"/>
              <w:noProof/>
              <w:kern w:val="2"/>
              <w:sz w:val="24"/>
              <w:szCs w:val="24"/>
              <w:lang w:val="en-US" w:eastAsia="en-US"/>
              <w14:ligatures w14:val="standardContextual"/>
            </w:rPr>
          </w:pPr>
          <w:hyperlink w:anchor="_Toc234315153" w:history="1">
            <w:r>
              <w:rPr>
                <w:rStyle w:val="Hyperkobling"/>
                <w:noProof/>
              </w:rPr>
              <w:t>9.2.</w:t>
            </w:r>
            <w:r>
              <w:rPr>
                <w:rFonts w:asciiTheme="minorHAnsi" w:eastAsiaTheme="minorEastAsia" w:hAnsiTheme="minorHAnsi" w:cstheme="minorBidi"/>
                <w:noProof/>
                <w:kern w:val="2"/>
                <w:sz w:val="24"/>
                <w:szCs w:val="24"/>
                <w:lang w:val="en-US" w:eastAsia="en-US"/>
                <w14:ligatures w14:val="standardContextual"/>
              </w:rPr>
              <w:tab/>
            </w:r>
            <w:r>
              <w:rPr>
                <w:rStyle w:val="Hyperkobling"/>
                <w:noProof/>
              </w:rPr>
              <w:t>Novo Nordisk External Research and Open Innovation</w:t>
            </w:r>
            <w:r>
              <w:rPr>
                <w:noProof/>
                <w:webHidden/>
              </w:rPr>
              <w:tab/>
            </w:r>
            <w:r>
              <w:rPr>
                <w:noProof/>
                <w:webHidden/>
              </w:rPr>
              <w:fldChar w:fldCharType="begin"/>
            </w:r>
            <w:r>
              <w:rPr>
                <w:noProof/>
                <w:webHidden/>
              </w:rPr>
              <w:instrText xml:space="preserve"> PAGEREF _Toc234315153 \h </w:instrText>
            </w:r>
            <w:r>
              <w:rPr>
                <w:noProof/>
                <w:webHidden/>
              </w:rPr>
            </w:r>
            <w:r>
              <w:rPr>
                <w:noProof/>
                <w:webHidden/>
              </w:rPr>
              <w:fldChar w:fldCharType="separate"/>
            </w:r>
            <w:r>
              <w:rPr>
                <w:noProof/>
                <w:webHidden/>
              </w:rPr>
              <w:t>19</w:t>
            </w:r>
            <w:r>
              <w:rPr>
                <w:noProof/>
                <w:webHidden/>
              </w:rPr>
              <w:fldChar w:fldCharType="end"/>
            </w:r>
          </w:hyperlink>
        </w:p>
        <w:p w14:paraId="51F0F348" w14:textId="017EF99D" w:rsidR="00870A12" w:rsidRDefault="00870A12">
          <w:pPr>
            <w:pStyle w:val="INNH2"/>
            <w:tabs>
              <w:tab w:val="left" w:pos="960"/>
              <w:tab w:val="right" w:leader="dot" w:pos="9378"/>
            </w:tabs>
            <w:rPr>
              <w:rFonts w:asciiTheme="minorHAnsi" w:eastAsiaTheme="minorEastAsia" w:hAnsiTheme="minorHAnsi" w:cstheme="minorBidi"/>
              <w:noProof/>
              <w:kern w:val="2"/>
              <w:sz w:val="24"/>
              <w:szCs w:val="24"/>
              <w:lang w:val="en-US" w:eastAsia="en-US"/>
              <w14:ligatures w14:val="standardContextual"/>
            </w:rPr>
          </w:pPr>
          <w:hyperlink w:anchor="_Toc234315154" w:history="1">
            <w:r>
              <w:rPr>
                <w:rStyle w:val="Hyperkobling"/>
                <w:noProof/>
              </w:rPr>
              <w:t>9.3.</w:t>
            </w:r>
            <w:r>
              <w:rPr>
                <w:rFonts w:asciiTheme="minorHAnsi" w:eastAsiaTheme="minorEastAsia" w:hAnsiTheme="minorHAnsi" w:cstheme="minorBidi"/>
                <w:noProof/>
                <w:kern w:val="2"/>
                <w:sz w:val="24"/>
                <w:szCs w:val="24"/>
                <w:lang w:val="en-US" w:eastAsia="en-US"/>
                <w14:ligatures w14:val="standardContextual"/>
              </w:rPr>
              <w:tab/>
            </w:r>
            <w:r>
              <w:rPr>
                <w:rStyle w:val="Hyperkobling"/>
                <w:noProof/>
              </w:rPr>
              <w:t>LEO Innovation Lab</w:t>
            </w:r>
            <w:r>
              <w:rPr>
                <w:noProof/>
                <w:webHidden/>
              </w:rPr>
              <w:tab/>
            </w:r>
            <w:r>
              <w:rPr>
                <w:noProof/>
                <w:webHidden/>
              </w:rPr>
              <w:fldChar w:fldCharType="begin"/>
            </w:r>
            <w:r>
              <w:rPr>
                <w:noProof/>
                <w:webHidden/>
              </w:rPr>
              <w:instrText xml:space="preserve"> PAGEREF _Toc234315154 \h </w:instrText>
            </w:r>
            <w:r>
              <w:rPr>
                <w:noProof/>
                <w:webHidden/>
              </w:rPr>
            </w:r>
            <w:r>
              <w:rPr>
                <w:noProof/>
                <w:webHidden/>
              </w:rPr>
              <w:fldChar w:fldCharType="separate"/>
            </w:r>
            <w:r>
              <w:rPr>
                <w:noProof/>
                <w:webHidden/>
              </w:rPr>
              <w:t>19</w:t>
            </w:r>
            <w:r>
              <w:rPr>
                <w:noProof/>
                <w:webHidden/>
              </w:rPr>
              <w:fldChar w:fldCharType="end"/>
            </w:r>
          </w:hyperlink>
        </w:p>
        <w:p w14:paraId="23B1E5AD" w14:textId="07891BFE" w:rsidR="00870A12" w:rsidRDefault="00870A12">
          <w:pPr>
            <w:pStyle w:val="INNH2"/>
            <w:tabs>
              <w:tab w:val="left" w:pos="960"/>
              <w:tab w:val="right" w:leader="dot" w:pos="9378"/>
            </w:tabs>
            <w:rPr>
              <w:rFonts w:asciiTheme="minorHAnsi" w:eastAsiaTheme="minorEastAsia" w:hAnsiTheme="minorHAnsi" w:cstheme="minorBidi"/>
              <w:noProof/>
              <w:kern w:val="2"/>
              <w:sz w:val="24"/>
              <w:szCs w:val="24"/>
              <w:lang w:val="en-US" w:eastAsia="en-US"/>
              <w14:ligatures w14:val="standardContextual"/>
            </w:rPr>
          </w:pPr>
          <w:hyperlink w:anchor="_Toc234315155" w:history="1">
            <w:r>
              <w:rPr>
                <w:rStyle w:val="Hyperkobling"/>
                <w:noProof/>
              </w:rPr>
              <w:t>9.4.</w:t>
            </w:r>
            <w:r>
              <w:rPr>
                <w:rFonts w:asciiTheme="minorHAnsi" w:eastAsiaTheme="minorEastAsia" w:hAnsiTheme="minorHAnsi" w:cstheme="minorBidi"/>
                <w:noProof/>
                <w:kern w:val="2"/>
                <w:sz w:val="24"/>
                <w:szCs w:val="24"/>
                <w:lang w:val="en-US" w:eastAsia="en-US"/>
                <w14:ligatures w14:val="standardContextual"/>
              </w:rPr>
              <w:tab/>
            </w:r>
            <w:r>
              <w:rPr>
                <w:rStyle w:val="Hyperkobling"/>
                <w:noProof/>
              </w:rPr>
              <w:t>DSV Group: Logistics and Supply Chain Innovation Partnerships</w:t>
            </w:r>
            <w:r>
              <w:rPr>
                <w:noProof/>
                <w:webHidden/>
              </w:rPr>
              <w:tab/>
            </w:r>
            <w:r>
              <w:rPr>
                <w:noProof/>
                <w:webHidden/>
              </w:rPr>
              <w:fldChar w:fldCharType="begin"/>
            </w:r>
            <w:r>
              <w:rPr>
                <w:noProof/>
                <w:webHidden/>
              </w:rPr>
              <w:instrText xml:space="preserve"> PAGEREF _Toc234315155 \h </w:instrText>
            </w:r>
            <w:r>
              <w:rPr>
                <w:noProof/>
                <w:webHidden/>
              </w:rPr>
            </w:r>
            <w:r>
              <w:rPr>
                <w:noProof/>
                <w:webHidden/>
              </w:rPr>
              <w:fldChar w:fldCharType="separate"/>
            </w:r>
            <w:r>
              <w:rPr>
                <w:noProof/>
                <w:webHidden/>
              </w:rPr>
              <w:t>20</w:t>
            </w:r>
            <w:r>
              <w:rPr>
                <w:noProof/>
                <w:webHidden/>
              </w:rPr>
              <w:fldChar w:fldCharType="end"/>
            </w:r>
          </w:hyperlink>
        </w:p>
        <w:p w14:paraId="7AC4F37D" w14:textId="50100B2D" w:rsidR="00870A12" w:rsidRDefault="00870A12">
          <w:pPr>
            <w:pStyle w:val="INNH2"/>
            <w:tabs>
              <w:tab w:val="left" w:pos="960"/>
              <w:tab w:val="right" w:leader="dot" w:pos="9378"/>
            </w:tabs>
            <w:rPr>
              <w:rFonts w:asciiTheme="minorHAnsi" w:eastAsiaTheme="minorEastAsia" w:hAnsiTheme="minorHAnsi" w:cstheme="minorBidi"/>
              <w:noProof/>
              <w:kern w:val="2"/>
              <w:sz w:val="24"/>
              <w:szCs w:val="24"/>
              <w:lang w:val="en-US" w:eastAsia="en-US"/>
              <w14:ligatures w14:val="standardContextual"/>
            </w:rPr>
          </w:pPr>
          <w:hyperlink w:anchor="_Toc234315156" w:history="1">
            <w:r>
              <w:rPr>
                <w:rStyle w:val="Hyperkobling"/>
                <w:noProof/>
              </w:rPr>
              <w:t>9.5.</w:t>
            </w:r>
            <w:r>
              <w:rPr>
                <w:rFonts w:asciiTheme="minorHAnsi" w:eastAsiaTheme="minorEastAsia" w:hAnsiTheme="minorHAnsi" w:cstheme="minorBidi"/>
                <w:noProof/>
                <w:kern w:val="2"/>
                <w:sz w:val="24"/>
                <w:szCs w:val="24"/>
                <w:lang w:val="en-US" w:eastAsia="en-US"/>
                <w14:ligatures w14:val="standardContextual"/>
              </w:rPr>
              <w:tab/>
            </w:r>
            <w:r>
              <w:rPr>
                <w:rStyle w:val="Hyperkobling"/>
                <w:noProof/>
              </w:rPr>
              <w:t>Villum Foundation and VELUX Group: Daylight and Sustainability Innovation</w:t>
            </w:r>
            <w:r>
              <w:rPr>
                <w:noProof/>
                <w:webHidden/>
              </w:rPr>
              <w:tab/>
            </w:r>
            <w:r>
              <w:rPr>
                <w:noProof/>
                <w:webHidden/>
              </w:rPr>
              <w:fldChar w:fldCharType="begin"/>
            </w:r>
            <w:r>
              <w:rPr>
                <w:noProof/>
                <w:webHidden/>
              </w:rPr>
              <w:instrText xml:space="preserve"> PAGEREF _Toc234315156 \h </w:instrText>
            </w:r>
            <w:r>
              <w:rPr>
                <w:noProof/>
                <w:webHidden/>
              </w:rPr>
            </w:r>
            <w:r>
              <w:rPr>
                <w:noProof/>
                <w:webHidden/>
              </w:rPr>
              <w:fldChar w:fldCharType="separate"/>
            </w:r>
            <w:r>
              <w:rPr>
                <w:noProof/>
                <w:webHidden/>
              </w:rPr>
              <w:t>20</w:t>
            </w:r>
            <w:r>
              <w:rPr>
                <w:noProof/>
                <w:webHidden/>
              </w:rPr>
              <w:fldChar w:fldCharType="end"/>
            </w:r>
          </w:hyperlink>
        </w:p>
        <w:p w14:paraId="70BDF3D9" w14:textId="466AFC3A" w:rsidR="00870A12" w:rsidRDefault="00870A12">
          <w:pPr>
            <w:pStyle w:val="INNH2"/>
            <w:tabs>
              <w:tab w:val="left" w:pos="960"/>
              <w:tab w:val="right" w:leader="dot" w:pos="9378"/>
            </w:tabs>
            <w:rPr>
              <w:rFonts w:asciiTheme="minorHAnsi" w:eastAsiaTheme="minorEastAsia" w:hAnsiTheme="minorHAnsi" w:cstheme="minorBidi"/>
              <w:noProof/>
              <w:kern w:val="2"/>
              <w:sz w:val="24"/>
              <w:szCs w:val="24"/>
              <w:lang w:val="en-US" w:eastAsia="en-US"/>
              <w14:ligatures w14:val="standardContextual"/>
            </w:rPr>
          </w:pPr>
          <w:hyperlink w:anchor="_Toc234315157" w:history="1">
            <w:commentRangeStart w:id="1"/>
            <w:r>
              <w:rPr>
                <w:rStyle w:val="Hyperkobling"/>
                <w:noProof/>
              </w:rPr>
              <w:t>9.6.</w:t>
            </w:r>
            <w:commentRangeEnd w:id="1"/>
            <w:r>
              <w:rPr>
                <w:rStyle w:val="Merknadsreferanse"/>
                <w:rFonts w:asciiTheme="minorHAnsi" w:eastAsiaTheme="minorEastAsia" w:hAnsiTheme="minorHAnsi" w:cstheme="minorBidi"/>
                <w:noProof/>
                <w:kern w:val="2"/>
                <w:sz w:val="24"/>
                <w:szCs w:val="24"/>
                <w:lang w:val="en-US" w:eastAsia="en-US"/>
                <w14:ligatures w14:val="standardContextual"/>
              </w:rPr>
              <w:commentReference w:id="1"/>
            </w:r>
            <w:r>
              <w:rPr>
                <w:rFonts w:asciiTheme="minorHAnsi" w:eastAsiaTheme="minorEastAsia" w:hAnsiTheme="minorHAnsi" w:cstheme="minorBidi"/>
                <w:noProof/>
                <w:kern w:val="2"/>
                <w:sz w:val="24"/>
                <w:szCs w:val="24"/>
                <w:lang w:val="en-US" w:eastAsia="en-US"/>
                <w14:ligatures w14:val="standardContextual"/>
              </w:rPr>
              <w:tab/>
            </w:r>
            <w:r>
              <w:rPr>
                <w:rStyle w:val="Hyperkobling"/>
                <w:noProof/>
              </w:rPr>
              <w:t>Open Discovery Innovation Network (ODIN)</w:t>
            </w:r>
            <w:r>
              <w:rPr>
                <w:noProof/>
                <w:webHidden/>
              </w:rPr>
              <w:tab/>
            </w:r>
            <w:r>
              <w:rPr>
                <w:noProof/>
                <w:webHidden/>
              </w:rPr>
              <w:fldChar w:fldCharType="begin"/>
            </w:r>
            <w:r>
              <w:rPr>
                <w:noProof/>
                <w:webHidden/>
              </w:rPr>
              <w:instrText xml:space="preserve"> PAGEREF _Toc234315157 \h </w:instrText>
            </w:r>
            <w:r>
              <w:rPr>
                <w:noProof/>
                <w:webHidden/>
              </w:rPr>
            </w:r>
            <w:r>
              <w:rPr>
                <w:noProof/>
                <w:webHidden/>
              </w:rPr>
              <w:fldChar w:fldCharType="separate"/>
            </w:r>
            <w:r>
              <w:rPr>
                <w:noProof/>
                <w:webHidden/>
              </w:rPr>
              <w:t>21</w:t>
            </w:r>
            <w:r>
              <w:rPr>
                <w:noProof/>
                <w:webHidden/>
              </w:rPr>
              <w:fldChar w:fldCharType="end"/>
            </w:r>
          </w:hyperlink>
        </w:p>
        <w:p w14:paraId="4240CC56" w14:textId="6DA4C4A9" w:rsidR="00870A12" w:rsidRDefault="00870A12">
          <w:pPr>
            <w:pStyle w:val="INNH1"/>
            <w:tabs>
              <w:tab w:val="left" w:pos="720"/>
              <w:tab w:val="right" w:leader="dot" w:pos="9378"/>
            </w:tabs>
            <w:rPr>
              <w:rFonts w:asciiTheme="minorHAnsi" w:eastAsiaTheme="minorEastAsia" w:hAnsiTheme="minorHAnsi" w:cstheme="minorBidi"/>
              <w:noProof/>
              <w:kern w:val="2"/>
              <w:sz w:val="24"/>
              <w:szCs w:val="24"/>
              <w:lang w:val="en-US" w:eastAsia="en-US"/>
              <w14:ligatures w14:val="standardContextual"/>
            </w:rPr>
          </w:pPr>
          <w:hyperlink w:anchor="_Toc234315158" w:history="1">
            <w:r>
              <w:rPr>
                <w:rStyle w:val="Hyperkobling"/>
                <w:noProof/>
                <w:lang w:val="en-US"/>
              </w:rPr>
              <w:t>10.</w:t>
            </w:r>
            <w:r>
              <w:rPr>
                <w:rFonts w:asciiTheme="minorHAnsi" w:eastAsiaTheme="minorEastAsia" w:hAnsiTheme="minorHAnsi" w:cstheme="minorBidi"/>
                <w:noProof/>
                <w:kern w:val="2"/>
                <w:sz w:val="24"/>
                <w:szCs w:val="24"/>
                <w:lang w:val="en-US" w:eastAsia="en-US"/>
                <w14:ligatures w14:val="standardContextual"/>
              </w:rPr>
              <w:tab/>
            </w:r>
            <w:r>
              <w:rPr>
                <w:rStyle w:val="Hyperkobling"/>
                <w:noProof/>
                <w:lang w:val="en-US"/>
              </w:rPr>
              <w:t>References</w:t>
            </w:r>
            <w:r>
              <w:rPr>
                <w:noProof/>
                <w:webHidden/>
              </w:rPr>
              <w:tab/>
            </w:r>
            <w:r>
              <w:rPr>
                <w:noProof/>
                <w:webHidden/>
              </w:rPr>
              <w:fldChar w:fldCharType="begin"/>
            </w:r>
            <w:r>
              <w:rPr>
                <w:noProof/>
                <w:webHidden/>
              </w:rPr>
              <w:instrText xml:space="preserve"> PAGEREF _Toc234315158 \h </w:instrText>
            </w:r>
            <w:r>
              <w:rPr>
                <w:noProof/>
                <w:webHidden/>
              </w:rPr>
            </w:r>
            <w:r>
              <w:rPr>
                <w:noProof/>
                <w:webHidden/>
              </w:rPr>
              <w:fldChar w:fldCharType="separate"/>
            </w:r>
            <w:r>
              <w:rPr>
                <w:noProof/>
                <w:webHidden/>
              </w:rPr>
              <w:t>21</w:t>
            </w:r>
            <w:r>
              <w:rPr>
                <w:noProof/>
                <w:webHidden/>
              </w:rPr>
              <w:fldChar w:fldCharType="end"/>
            </w:r>
          </w:hyperlink>
        </w:p>
        <w:p w14:paraId="0F1089BE" w14:textId="4AEBC680" w:rsidR="00C47874" w:rsidRDefault="00C47874">
          <w:r>
            <w:rPr>
              <w:b/>
              <w:bCs/>
              <w:noProof/>
            </w:rPr>
            <w:fldChar w:fldCharType="end"/>
          </w:r>
        </w:p>
      </w:sdtContent>
    </w:sdt>
    <w:p w14:paraId="0880FC98" w14:textId="77777777" w:rsidR="001013D9" w:rsidRDefault="00CD0B6E">
      <w:r>
        <w:br w:type="page"/>
      </w:r>
    </w:p>
    <w:p w14:paraId="5766FA08" w14:textId="77777777" w:rsidR="001013D9" w:rsidRDefault="00CD0B6E">
      <w:pPr>
        <w:pStyle w:val="Overskrift1"/>
      </w:pPr>
      <w:bookmarkStart w:id="2" w:name="bm10"/>
      <w:bookmarkStart w:id="3" w:name="_Toc234315119"/>
      <w:r>
        <w:lastRenderedPageBreak/>
        <w:t>Introduction</w:t>
      </w:r>
      <w:bookmarkEnd w:id="2"/>
      <w:bookmarkEnd w:id="3"/>
    </w:p>
    <w:p w14:paraId="2492E232" w14:textId="77777777" w:rsidR="001013D9" w:rsidRPr="00C47874" w:rsidRDefault="00CD0B6E">
      <w:pPr>
        <w:spacing w:after="160"/>
        <w:rPr>
          <w:lang w:val="en-US"/>
        </w:rPr>
      </w:pPr>
      <w:r>
        <w:rPr>
          <w:lang w:val="en-US"/>
        </w:rPr>
        <w:t>The University of Copenhagen (UCPH) is one of the most productive research institutions in the Nordic region, generating commercially viable discoveries across life sciences, green technology, quantum computing, and the social sciences.</w:t>
      </w:r>
      <w:r>
        <w:rPr>
          <w:rStyle w:val="Sluttnotereferanse"/>
        </w:rPr>
        <w:endnoteReference w:id="1"/>
      </w:r>
      <w:r>
        <w:rPr>
          <w:lang w:val="en-US"/>
        </w:rPr>
        <w:t xml:space="preserve"> Researchers and students looking to translate their work into a spin-out company have access to a rich and layered ecosystem of soft funding, spanning internal UCPH instruments, Danish national programmes, and European Union funding under Horizon Europe. This document provides a comprehensive, reference-quality overview of every major grant and soft-funding instrument available to UCPH spin-outs at the pre-seed, early, and growth stages.</w:t>
      </w:r>
    </w:p>
    <w:p w14:paraId="31FC511C" w14:textId="77777777" w:rsidR="001013D9" w:rsidRPr="00C47874" w:rsidRDefault="00CD0B6E">
      <w:pPr>
        <w:spacing w:after="160"/>
        <w:rPr>
          <w:lang w:val="en-US"/>
        </w:rPr>
      </w:pPr>
      <w:r>
        <w:rPr>
          <w:lang w:val="en-US"/>
        </w:rPr>
        <w:t>It is structured by funding body and includes, for each instrument, the amount available, the permitted timeframe for use, how frequently one may apply, and the key conditions for eligibility. An at-a-glance overview table opens the document before the detailed treatment of each instrument.</w:t>
      </w:r>
    </w:p>
    <w:p w14:paraId="37C07ACF" w14:textId="77777777" w:rsidR="001013D9" w:rsidRPr="00C47874" w:rsidRDefault="00CD0B6E">
      <w:pPr>
        <w:spacing w:after="160"/>
        <w:rPr>
          <w:lang w:val="en-US"/>
        </w:rPr>
      </w:pPr>
      <w:r>
        <w:rPr>
          <w:lang w:val="en-US"/>
        </w:rPr>
        <w:t xml:space="preserve">A note on terminology: Innovation Fund Denmark deliberately uses the word </w:t>
      </w:r>
      <w:r>
        <w:rPr>
          <w:b/>
          <w:bCs/>
          <w:lang w:val="en-US"/>
        </w:rPr>
        <w:t>investment</w:t>
      </w:r>
      <w:r>
        <w:rPr>
          <w:lang w:val="en-US"/>
        </w:rPr>
        <w:t xml:space="preserve"> rather than </w:t>
      </w:r>
      <w:r>
        <w:rPr>
          <w:b/>
          <w:bCs/>
          <w:lang w:val="en-US"/>
        </w:rPr>
        <w:t>grant</w:t>
      </w:r>
      <w:r>
        <w:rPr>
          <w:lang w:val="en-US"/>
        </w:rPr>
        <w:t xml:space="preserve"> in its application guidelines.</w:t>
      </w:r>
      <w:r>
        <w:rPr>
          <w:rStyle w:val="Sluttnotereferanse"/>
        </w:rPr>
        <w:endnoteReference w:id="2"/>
      </w:r>
      <w:r>
        <w:rPr>
          <w:lang w:val="en-US"/>
        </w:rPr>
        <w:t xml:space="preserve"> In this document both terms are used interchangeably. Amounts quoted are inclusive of overhead unless otherwise stated.</w:t>
      </w:r>
    </w:p>
    <w:p w14:paraId="6E3436A8" w14:textId="77777777" w:rsidR="001013D9" w:rsidRDefault="00CD0B6E">
      <w:pPr>
        <w:pStyle w:val="Overskrift1"/>
      </w:pPr>
      <w:bookmarkStart w:id="4" w:name="bm20"/>
      <w:bookmarkStart w:id="5" w:name="_Toc234315120"/>
      <w:r>
        <w:t>At-a-Glance Overview</w:t>
      </w:r>
      <w:bookmarkEnd w:id="4"/>
      <w:bookmarkEnd w:id="5"/>
    </w:p>
    <w:p w14:paraId="6421B49A" w14:textId="77777777" w:rsidR="001013D9" w:rsidRDefault="00CD0B6E">
      <w:pPr>
        <w:spacing w:after="160"/>
      </w:pPr>
      <w:r>
        <w:rPr>
          <w:lang w:val="en-US"/>
        </w:rPr>
        <w:t xml:space="preserve">The table below summarises all instruments covered in this document. Detailed terms for each are provided in the sections that follow. All DKK amounts are stated inclusive of overhead unless indicated otherwise. </w:t>
      </w:r>
      <w:r>
        <w:t>EUR amounts follow the programme's own reporting currency.</w:t>
      </w:r>
    </w:p>
    <w:p w14:paraId="7C1A7599" w14:textId="77777777" w:rsidR="001013D9" w:rsidRDefault="001013D9">
      <w:pPr>
        <w:spacing w:after="80"/>
      </w:pP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1"/>
        <w:gridCol w:w="1491"/>
        <w:gridCol w:w="1463"/>
        <w:gridCol w:w="1691"/>
        <w:gridCol w:w="2734"/>
      </w:tblGrid>
      <w:tr w:rsidR="005D5FD2" w14:paraId="57AB3A78" w14:textId="77777777">
        <w:tc>
          <w:tcPr>
            <w:tcW w:w="2000" w:type="dxa"/>
            <w:shd w:val="clear" w:color="auto" w:fill="053714"/>
            <w:tcMar>
              <w:top w:w="80" w:type="dxa"/>
              <w:left w:w="120" w:type="dxa"/>
              <w:bottom w:w="80" w:type="dxa"/>
              <w:right w:w="120" w:type="dxa"/>
            </w:tcMar>
            <w:vAlign w:val="center"/>
          </w:tcPr>
          <w:p w14:paraId="1E1E5FE0" w14:textId="77777777" w:rsidR="001013D9" w:rsidRDefault="00CD0B6E">
            <w:r>
              <w:rPr>
                <w:b/>
                <w:bCs/>
                <w:color w:val="FFFFFF"/>
              </w:rPr>
              <w:t>Funding Body / Programme</w:t>
            </w:r>
          </w:p>
        </w:tc>
        <w:tc>
          <w:tcPr>
            <w:tcW w:w="1500" w:type="dxa"/>
            <w:shd w:val="clear" w:color="auto" w:fill="053714"/>
            <w:tcMar>
              <w:top w:w="80" w:type="dxa"/>
              <w:left w:w="120" w:type="dxa"/>
              <w:bottom w:w="80" w:type="dxa"/>
              <w:right w:w="120" w:type="dxa"/>
            </w:tcMar>
            <w:vAlign w:val="center"/>
          </w:tcPr>
          <w:p w14:paraId="0E50E06E" w14:textId="77777777" w:rsidR="001013D9" w:rsidRDefault="00CD0B6E">
            <w:r>
              <w:rPr>
                <w:b/>
                <w:bCs/>
                <w:color w:val="FFFFFF"/>
              </w:rPr>
              <w:t>Amount</w:t>
            </w:r>
          </w:p>
        </w:tc>
        <w:tc>
          <w:tcPr>
            <w:tcW w:w="1400" w:type="dxa"/>
            <w:shd w:val="clear" w:color="auto" w:fill="053714"/>
            <w:tcMar>
              <w:top w:w="80" w:type="dxa"/>
              <w:left w:w="120" w:type="dxa"/>
              <w:bottom w:w="80" w:type="dxa"/>
              <w:right w:w="120" w:type="dxa"/>
            </w:tcMar>
            <w:vAlign w:val="center"/>
          </w:tcPr>
          <w:p w14:paraId="4FBE9D73" w14:textId="77777777" w:rsidR="001013D9" w:rsidRDefault="00CD0B6E">
            <w:r>
              <w:rPr>
                <w:b/>
                <w:bCs/>
                <w:color w:val="FFFFFF"/>
              </w:rPr>
              <w:t>Timeframe</w:t>
            </w:r>
          </w:p>
        </w:tc>
        <w:tc>
          <w:tcPr>
            <w:tcW w:w="1700" w:type="dxa"/>
            <w:shd w:val="clear" w:color="auto" w:fill="053714"/>
            <w:tcMar>
              <w:top w:w="80" w:type="dxa"/>
              <w:left w:w="120" w:type="dxa"/>
              <w:bottom w:w="80" w:type="dxa"/>
              <w:right w:w="120" w:type="dxa"/>
            </w:tcMar>
            <w:vAlign w:val="center"/>
          </w:tcPr>
          <w:p w14:paraId="5EAB152D" w14:textId="77777777" w:rsidR="001013D9" w:rsidRDefault="00CD0B6E">
            <w:r>
              <w:rPr>
                <w:b/>
                <w:bCs/>
                <w:color w:val="FFFFFF"/>
              </w:rPr>
              <w:t>Application Frequency</w:t>
            </w:r>
          </w:p>
        </w:tc>
        <w:tc>
          <w:tcPr>
            <w:tcW w:w="2760" w:type="dxa"/>
            <w:shd w:val="clear" w:color="auto" w:fill="053714"/>
            <w:tcMar>
              <w:top w:w="80" w:type="dxa"/>
              <w:left w:w="120" w:type="dxa"/>
              <w:bottom w:w="80" w:type="dxa"/>
              <w:right w:w="120" w:type="dxa"/>
            </w:tcMar>
            <w:vAlign w:val="center"/>
          </w:tcPr>
          <w:p w14:paraId="6458355D" w14:textId="77777777" w:rsidR="001013D9" w:rsidRDefault="00CD0B6E">
            <w:r>
              <w:rPr>
                <w:b/>
                <w:bCs/>
                <w:color w:val="FFFFFF"/>
              </w:rPr>
              <w:t>Key Eligibility</w:t>
            </w:r>
          </w:p>
        </w:tc>
      </w:tr>
      <w:tr w:rsidR="005D5FD2" w14:paraId="0D5F8871" w14:textId="77777777">
        <w:tc>
          <w:tcPr>
            <w:tcW w:w="2000" w:type="dxa"/>
            <w:shd w:val="clear" w:color="auto" w:fill="EEF4FB"/>
            <w:tcMar>
              <w:top w:w="80" w:type="dxa"/>
              <w:left w:w="120" w:type="dxa"/>
              <w:bottom w:w="80" w:type="dxa"/>
              <w:right w:w="120" w:type="dxa"/>
            </w:tcMar>
          </w:tcPr>
          <w:p w14:paraId="641ACB23" w14:textId="77777777" w:rsidR="001013D9" w:rsidRPr="00C47874" w:rsidRDefault="00CD0B6E">
            <w:pPr>
              <w:rPr>
                <w:lang w:val="en-US"/>
              </w:rPr>
            </w:pPr>
            <w:r>
              <w:rPr>
                <w:lang w:val="en-US"/>
              </w:rPr>
              <w:t>UCPH POC Fund – POC-TO-GO</w:t>
            </w:r>
          </w:p>
        </w:tc>
        <w:tc>
          <w:tcPr>
            <w:tcW w:w="1500" w:type="dxa"/>
            <w:shd w:val="clear" w:color="auto" w:fill="EEF4FB"/>
            <w:tcMar>
              <w:top w:w="80" w:type="dxa"/>
              <w:left w:w="120" w:type="dxa"/>
              <w:bottom w:w="80" w:type="dxa"/>
              <w:right w:w="120" w:type="dxa"/>
            </w:tcMar>
          </w:tcPr>
          <w:p w14:paraId="72EFDF32" w14:textId="77777777" w:rsidR="001013D9" w:rsidRDefault="00CD0B6E">
            <w:r>
              <w:t>Up to DKK 150,000</w:t>
            </w:r>
          </w:p>
        </w:tc>
        <w:tc>
          <w:tcPr>
            <w:tcW w:w="1400" w:type="dxa"/>
            <w:shd w:val="clear" w:color="auto" w:fill="EEF4FB"/>
            <w:tcMar>
              <w:top w:w="80" w:type="dxa"/>
              <w:left w:w="120" w:type="dxa"/>
              <w:bottom w:w="80" w:type="dxa"/>
              <w:right w:w="120" w:type="dxa"/>
            </w:tcMar>
          </w:tcPr>
          <w:p w14:paraId="77526710" w14:textId="581403EF" w:rsidR="001013D9" w:rsidRDefault="00CD0B6E">
            <w:r>
              <w:t>~6 months</w:t>
            </w:r>
          </w:p>
        </w:tc>
        <w:tc>
          <w:tcPr>
            <w:tcW w:w="1700" w:type="dxa"/>
            <w:shd w:val="clear" w:color="auto" w:fill="EEF4FB"/>
            <w:tcMar>
              <w:top w:w="80" w:type="dxa"/>
              <w:left w:w="120" w:type="dxa"/>
              <w:bottom w:w="80" w:type="dxa"/>
              <w:right w:w="120" w:type="dxa"/>
            </w:tcMar>
          </w:tcPr>
          <w:p w14:paraId="2F48D237" w14:textId="77777777" w:rsidR="001013D9" w:rsidRDefault="00CD0B6E">
            <w:r>
              <w:t>Rolling, multiple/year</w:t>
            </w:r>
          </w:p>
        </w:tc>
        <w:tc>
          <w:tcPr>
            <w:tcW w:w="2760" w:type="dxa"/>
            <w:shd w:val="clear" w:color="auto" w:fill="EEF4FB"/>
            <w:tcMar>
              <w:top w:w="80" w:type="dxa"/>
              <w:left w:w="120" w:type="dxa"/>
              <w:bottom w:w="80" w:type="dxa"/>
              <w:right w:w="120" w:type="dxa"/>
            </w:tcMar>
          </w:tcPr>
          <w:p w14:paraId="17B55622" w14:textId="253D5BE1" w:rsidR="001013D9" w:rsidRDefault="00CD0B6E">
            <w:r>
              <w:t>UCPH researchers &amp; PhD students</w:t>
            </w:r>
          </w:p>
        </w:tc>
      </w:tr>
      <w:tr w:rsidR="005D5FD2" w14:paraId="596099F7" w14:textId="77777777">
        <w:tc>
          <w:tcPr>
            <w:tcW w:w="2000" w:type="dxa"/>
            <w:shd w:val="clear" w:color="auto" w:fill="FFFFFF"/>
            <w:tcMar>
              <w:top w:w="80" w:type="dxa"/>
              <w:left w:w="120" w:type="dxa"/>
              <w:bottom w:w="80" w:type="dxa"/>
              <w:right w:w="120" w:type="dxa"/>
            </w:tcMar>
          </w:tcPr>
          <w:p w14:paraId="3F3BDDD0" w14:textId="77777777" w:rsidR="001013D9" w:rsidRPr="00C47874" w:rsidRDefault="00CD0B6E">
            <w:pPr>
              <w:rPr>
                <w:lang w:val="en-US"/>
              </w:rPr>
            </w:pPr>
            <w:r>
              <w:rPr>
                <w:lang w:val="en-US"/>
              </w:rPr>
              <w:t>UCPH POC Fund – POC MAX</w:t>
            </w:r>
          </w:p>
        </w:tc>
        <w:tc>
          <w:tcPr>
            <w:tcW w:w="1500" w:type="dxa"/>
            <w:shd w:val="clear" w:color="auto" w:fill="FFFFFF"/>
            <w:tcMar>
              <w:top w:w="80" w:type="dxa"/>
              <w:left w:w="120" w:type="dxa"/>
              <w:bottom w:w="80" w:type="dxa"/>
              <w:right w:w="120" w:type="dxa"/>
            </w:tcMar>
          </w:tcPr>
          <w:p w14:paraId="76B95511" w14:textId="77777777" w:rsidR="001013D9" w:rsidRDefault="00CD0B6E">
            <w:r>
              <w:t>Up to DKK 500,000</w:t>
            </w:r>
          </w:p>
        </w:tc>
        <w:tc>
          <w:tcPr>
            <w:tcW w:w="1400" w:type="dxa"/>
            <w:shd w:val="clear" w:color="auto" w:fill="FFFFFF"/>
            <w:tcMar>
              <w:top w:w="80" w:type="dxa"/>
              <w:left w:w="120" w:type="dxa"/>
              <w:bottom w:w="80" w:type="dxa"/>
              <w:right w:w="120" w:type="dxa"/>
            </w:tcMar>
          </w:tcPr>
          <w:p w14:paraId="3F016B95" w14:textId="77777777" w:rsidR="001013D9" w:rsidRDefault="00CD0B6E">
            <w:r>
              <w:t>12–18 months</w:t>
            </w:r>
          </w:p>
        </w:tc>
        <w:tc>
          <w:tcPr>
            <w:tcW w:w="1700" w:type="dxa"/>
            <w:shd w:val="clear" w:color="auto" w:fill="FFFFFF"/>
            <w:tcMar>
              <w:top w:w="80" w:type="dxa"/>
              <w:left w:w="120" w:type="dxa"/>
              <w:bottom w:w="80" w:type="dxa"/>
              <w:right w:w="120" w:type="dxa"/>
            </w:tcMar>
          </w:tcPr>
          <w:p w14:paraId="3488F717" w14:textId="77777777" w:rsidR="001013D9" w:rsidRDefault="00CD0B6E">
            <w:r>
              <w:t>Rolling, multiple/year</w:t>
            </w:r>
          </w:p>
        </w:tc>
        <w:tc>
          <w:tcPr>
            <w:tcW w:w="2760" w:type="dxa"/>
            <w:shd w:val="clear" w:color="auto" w:fill="FFFFFF"/>
            <w:tcMar>
              <w:top w:w="80" w:type="dxa"/>
              <w:left w:w="120" w:type="dxa"/>
              <w:bottom w:w="80" w:type="dxa"/>
              <w:right w:w="120" w:type="dxa"/>
            </w:tcMar>
          </w:tcPr>
          <w:p w14:paraId="057BFD88" w14:textId="77777777" w:rsidR="001013D9" w:rsidRDefault="00CD0B6E">
            <w:r>
              <w:t>UCPH researchers, larger initiative</w:t>
            </w:r>
          </w:p>
        </w:tc>
      </w:tr>
      <w:tr w:rsidR="005D5FD2" w:rsidRPr="00820A7A" w14:paraId="09C6A69A" w14:textId="77777777">
        <w:tc>
          <w:tcPr>
            <w:tcW w:w="2000" w:type="dxa"/>
            <w:shd w:val="clear" w:color="auto" w:fill="FFFFFF"/>
            <w:tcMar>
              <w:top w:w="80" w:type="dxa"/>
              <w:left w:w="120" w:type="dxa"/>
              <w:bottom w:w="80" w:type="dxa"/>
              <w:right w:w="120" w:type="dxa"/>
            </w:tcMar>
          </w:tcPr>
          <w:p w14:paraId="555E6559" w14:textId="77777777" w:rsidR="001013D9" w:rsidRDefault="00CD0B6E">
            <w:r>
              <w:t>UCPH Ventures</w:t>
            </w:r>
          </w:p>
        </w:tc>
        <w:tc>
          <w:tcPr>
            <w:tcW w:w="1500" w:type="dxa"/>
            <w:shd w:val="clear" w:color="auto" w:fill="FFFFFF"/>
            <w:tcMar>
              <w:top w:w="80" w:type="dxa"/>
              <w:left w:w="120" w:type="dxa"/>
              <w:bottom w:w="80" w:type="dxa"/>
              <w:right w:w="120" w:type="dxa"/>
            </w:tcMar>
          </w:tcPr>
          <w:p w14:paraId="2162D8A2" w14:textId="77777777" w:rsidR="001013D9" w:rsidRDefault="00CD0B6E">
            <w:r>
              <w:t>Equity (DKK 15M fund)</w:t>
            </w:r>
          </w:p>
        </w:tc>
        <w:tc>
          <w:tcPr>
            <w:tcW w:w="1400" w:type="dxa"/>
            <w:shd w:val="clear" w:color="auto" w:fill="FFFFFF"/>
            <w:tcMar>
              <w:top w:w="80" w:type="dxa"/>
              <w:left w:w="120" w:type="dxa"/>
              <w:bottom w:w="80" w:type="dxa"/>
              <w:right w:w="120" w:type="dxa"/>
            </w:tcMar>
          </w:tcPr>
          <w:p w14:paraId="681D7566" w14:textId="77777777" w:rsidR="001013D9" w:rsidRDefault="00CD0B6E">
            <w:r>
              <w:t>Ongoing</w:t>
            </w:r>
          </w:p>
        </w:tc>
        <w:tc>
          <w:tcPr>
            <w:tcW w:w="1700" w:type="dxa"/>
            <w:shd w:val="clear" w:color="auto" w:fill="FFFFFF"/>
            <w:tcMar>
              <w:top w:w="80" w:type="dxa"/>
              <w:left w:w="120" w:type="dxa"/>
              <w:bottom w:w="80" w:type="dxa"/>
              <w:right w:w="120" w:type="dxa"/>
            </w:tcMar>
          </w:tcPr>
          <w:p w14:paraId="4D2DACE2" w14:textId="77777777" w:rsidR="001013D9" w:rsidRDefault="00CD0B6E">
            <w:r>
              <w:t>Case-by-case</w:t>
            </w:r>
          </w:p>
        </w:tc>
        <w:tc>
          <w:tcPr>
            <w:tcW w:w="2760" w:type="dxa"/>
            <w:shd w:val="clear" w:color="auto" w:fill="FFFFFF"/>
            <w:tcMar>
              <w:top w:w="80" w:type="dxa"/>
              <w:left w:w="120" w:type="dxa"/>
              <w:bottom w:w="80" w:type="dxa"/>
              <w:right w:w="120" w:type="dxa"/>
            </w:tcMar>
          </w:tcPr>
          <w:p w14:paraId="6C4E4A57" w14:textId="77777777" w:rsidR="001013D9" w:rsidRPr="00C47874" w:rsidRDefault="00CD0B6E">
            <w:pPr>
              <w:rPr>
                <w:lang w:val="en-US"/>
              </w:rPr>
            </w:pPr>
            <w:r>
              <w:rPr>
                <w:lang w:val="en-US"/>
              </w:rPr>
              <w:t>UCPH IP-based spin-outs only</w:t>
            </w:r>
          </w:p>
        </w:tc>
      </w:tr>
      <w:tr w:rsidR="005D5FD2" w:rsidRPr="00820A7A" w14:paraId="73FC1B1F" w14:textId="77777777">
        <w:tc>
          <w:tcPr>
            <w:tcW w:w="2000" w:type="dxa"/>
            <w:shd w:val="clear" w:color="auto" w:fill="EEF4FB"/>
            <w:tcMar>
              <w:top w:w="80" w:type="dxa"/>
              <w:left w:w="120" w:type="dxa"/>
              <w:bottom w:w="80" w:type="dxa"/>
              <w:right w:w="120" w:type="dxa"/>
            </w:tcMar>
          </w:tcPr>
          <w:p w14:paraId="5DA0EF7A" w14:textId="77777777" w:rsidR="001013D9" w:rsidRDefault="00CD0B6E">
            <w:r>
              <w:t>Spin-outs Denmark</w:t>
            </w:r>
          </w:p>
        </w:tc>
        <w:tc>
          <w:tcPr>
            <w:tcW w:w="1500" w:type="dxa"/>
            <w:shd w:val="clear" w:color="auto" w:fill="EEF4FB"/>
            <w:tcMar>
              <w:top w:w="80" w:type="dxa"/>
              <w:left w:w="120" w:type="dxa"/>
              <w:bottom w:w="80" w:type="dxa"/>
              <w:right w:w="120" w:type="dxa"/>
            </w:tcMar>
          </w:tcPr>
          <w:p w14:paraId="021013CF" w14:textId="77777777" w:rsidR="001013D9" w:rsidRDefault="00CD0B6E">
            <w:r>
              <w:t>1-year postdoc salary</w:t>
            </w:r>
          </w:p>
        </w:tc>
        <w:tc>
          <w:tcPr>
            <w:tcW w:w="1400" w:type="dxa"/>
            <w:shd w:val="clear" w:color="auto" w:fill="EEF4FB"/>
            <w:tcMar>
              <w:top w:w="80" w:type="dxa"/>
              <w:left w:w="120" w:type="dxa"/>
              <w:bottom w:w="80" w:type="dxa"/>
              <w:right w:w="120" w:type="dxa"/>
            </w:tcMar>
          </w:tcPr>
          <w:p w14:paraId="3DD4A2AC" w14:textId="77777777" w:rsidR="001013D9" w:rsidRDefault="00CD0B6E">
            <w:r>
              <w:t>12 months</w:t>
            </w:r>
          </w:p>
        </w:tc>
        <w:tc>
          <w:tcPr>
            <w:tcW w:w="1700" w:type="dxa"/>
            <w:shd w:val="clear" w:color="auto" w:fill="EEF4FB"/>
            <w:tcMar>
              <w:top w:w="80" w:type="dxa"/>
              <w:left w:w="120" w:type="dxa"/>
              <w:bottom w:w="80" w:type="dxa"/>
              <w:right w:w="120" w:type="dxa"/>
            </w:tcMar>
          </w:tcPr>
          <w:p w14:paraId="21717C5A" w14:textId="77777777" w:rsidR="001013D9" w:rsidRDefault="00CD0B6E">
            <w:r>
              <w:t>Annual call</w:t>
            </w:r>
          </w:p>
        </w:tc>
        <w:tc>
          <w:tcPr>
            <w:tcW w:w="2760" w:type="dxa"/>
            <w:shd w:val="clear" w:color="auto" w:fill="EEF4FB"/>
            <w:tcMar>
              <w:top w:w="80" w:type="dxa"/>
              <w:left w:w="120" w:type="dxa"/>
              <w:bottom w:w="80" w:type="dxa"/>
              <w:right w:w="120" w:type="dxa"/>
            </w:tcMar>
          </w:tcPr>
          <w:p w14:paraId="19BC4757" w14:textId="77777777" w:rsidR="001013D9" w:rsidRPr="00C47874" w:rsidRDefault="00CD0B6E">
            <w:pPr>
              <w:rPr>
                <w:lang w:val="en-US"/>
              </w:rPr>
            </w:pPr>
            <w:r>
              <w:rPr>
                <w:lang w:val="en-US"/>
              </w:rPr>
              <w:t>Postdocs at all 8 Danish universities</w:t>
            </w:r>
          </w:p>
        </w:tc>
      </w:tr>
      <w:tr w:rsidR="005D5FD2" w14:paraId="6486EF51" w14:textId="77777777">
        <w:tc>
          <w:tcPr>
            <w:tcW w:w="2000" w:type="dxa"/>
            <w:shd w:val="clear" w:color="auto" w:fill="FFFFFF"/>
            <w:tcMar>
              <w:top w:w="80" w:type="dxa"/>
              <w:left w:w="120" w:type="dxa"/>
              <w:bottom w:w="80" w:type="dxa"/>
              <w:right w:w="120" w:type="dxa"/>
            </w:tcMar>
          </w:tcPr>
          <w:p w14:paraId="72DBE920" w14:textId="77777777" w:rsidR="001013D9" w:rsidRDefault="00CD0B6E">
            <w:r>
              <w:t>IFD Innoexplorer</w:t>
            </w:r>
          </w:p>
        </w:tc>
        <w:tc>
          <w:tcPr>
            <w:tcW w:w="1500" w:type="dxa"/>
            <w:shd w:val="clear" w:color="auto" w:fill="FFFFFF"/>
            <w:tcMar>
              <w:top w:w="80" w:type="dxa"/>
              <w:left w:w="120" w:type="dxa"/>
              <w:bottom w:w="80" w:type="dxa"/>
              <w:right w:w="120" w:type="dxa"/>
            </w:tcMar>
          </w:tcPr>
          <w:p w14:paraId="798B76AB" w14:textId="77777777" w:rsidR="001013D9" w:rsidRDefault="00CD0B6E">
            <w:r>
              <w:t>DKK 500K – 1.5M</w:t>
            </w:r>
          </w:p>
        </w:tc>
        <w:tc>
          <w:tcPr>
            <w:tcW w:w="1400" w:type="dxa"/>
            <w:shd w:val="clear" w:color="auto" w:fill="FFFFFF"/>
            <w:tcMar>
              <w:top w:w="80" w:type="dxa"/>
              <w:left w:w="120" w:type="dxa"/>
              <w:bottom w:w="80" w:type="dxa"/>
              <w:right w:w="120" w:type="dxa"/>
            </w:tcMar>
          </w:tcPr>
          <w:p w14:paraId="76547CAC" w14:textId="77777777" w:rsidR="001013D9" w:rsidRDefault="00CD0B6E">
            <w:r>
              <w:t>Up to 12 months</w:t>
            </w:r>
          </w:p>
        </w:tc>
        <w:tc>
          <w:tcPr>
            <w:tcW w:w="1700" w:type="dxa"/>
            <w:shd w:val="clear" w:color="auto" w:fill="FFFFFF"/>
            <w:tcMar>
              <w:top w:w="80" w:type="dxa"/>
              <w:left w:w="120" w:type="dxa"/>
              <w:bottom w:w="80" w:type="dxa"/>
              <w:right w:w="120" w:type="dxa"/>
            </w:tcMar>
          </w:tcPr>
          <w:p w14:paraId="223FCABF" w14:textId="77777777" w:rsidR="001013D9" w:rsidRDefault="00CD0B6E">
            <w:r>
              <w:t>3 rounds/year</w:t>
            </w:r>
          </w:p>
        </w:tc>
        <w:tc>
          <w:tcPr>
            <w:tcW w:w="2760" w:type="dxa"/>
            <w:shd w:val="clear" w:color="auto" w:fill="FFFFFF"/>
            <w:tcMar>
              <w:top w:w="80" w:type="dxa"/>
              <w:left w:w="120" w:type="dxa"/>
              <w:bottom w:w="80" w:type="dxa"/>
              <w:right w:w="120" w:type="dxa"/>
            </w:tcMar>
          </w:tcPr>
          <w:p w14:paraId="0451C966" w14:textId="77777777" w:rsidR="001013D9" w:rsidRDefault="00CD0B6E">
            <w:r>
              <w:t>Public researchers, pre-CVR</w:t>
            </w:r>
          </w:p>
        </w:tc>
      </w:tr>
      <w:tr w:rsidR="005D5FD2" w:rsidRPr="00820A7A" w14:paraId="0B44F705" w14:textId="77777777">
        <w:tc>
          <w:tcPr>
            <w:tcW w:w="2000" w:type="dxa"/>
            <w:shd w:val="clear" w:color="auto" w:fill="EEF4FB"/>
            <w:tcMar>
              <w:top w:w="80" w:type="dxa"/>
              <w:left w:w="120" w:type="dxa"/>
              <w:bottom w:w="80" w:type="dxa"/>
              <w:right w:w="120" w:type="dxa"/>
            </w:tcMar>
          </w:tcPr>
          <w:p w14:paraId="55C30D6F" w14:textId="77777777" w:rsidR="001013D9" w:rsidRDefault="00CD0B6E">
            <w:r>
              <w:t>IFD Innofounder</w:t>
            </w:r>
          </w:p>
        </w:tc>
        <w:tc>
          <w:tcPr>
            <w:tcW w:w="1500" w:type="dxa"/>
            <w:shd w:val="clear" w:color="auto" w:fill="EEF4FB"/>
            <w:tcMar>
              <w:top w:w="80" w:type="dxa"/>
              <w:left w:w="120" w:type="dxa"/>
              <w:bottom w:w="80" w:type="dxa"/>
              <w:right w:w="120" w:type="dxa"/>
            </w:tcMar>
          </w:tcPr>
          <w:p w14:paraId="36E7437A" w14:textId="77777777" w:rsidR="001013D9" w:rsidRDefault="00CD0B6E">
            <w:r>
              <w:t>DKK 430,000 total</w:t>
            </w:r>
          </w:p>
        </w:tc>
        <w:tc>
          <w:tcPr>
            <w:tcW w:w="1400" w:type="dxa"/>
            <w:shd w:val="clear" w:color="auto" w:fill="EEF4FB"/>
            <w:tcMar>
              <w:top w:w="80" w:type="dxa"/>
              <w:left w:w="120" w:type="dxa"/>
              <w:bottom w:w="80" w:type="dxa"/>
              <w:right w:w="120" w:type="dxa"/>
            </w:tcMar>
          </w:tcPr>
          <w:p w14:paraId="6114653A" w14:textId="77777777" w:rsidR="001013D9" w:rsidRDefault="00CD0B6E">
            <w:r>
              <w:t>12 months</w:t>
            </w:r>
          </w:p>
        </w:tc>
        <w:tc>
          <w:tcPr>
            <w:tcW w:w="1700" w:type="dxa"/>
            <w:shd w:val="clear" w:color="auto" w:fill="EEF4FB"/>
            <w:tcMar>
              <w:top w:w="80" w:type="dxa"/>
              <w:left w:w="120" w:type="dxa"/>
              <w:bottom w:w="80" w:type="dxa"/>
              <w:right w:w="120" w:type="dxa"/>
            </w:tcMar>
          </w:tcPr>
          <w:p w14:paraId="667C4DF7" w14:textId="77777777" w:rsidR="001013D9" w:rsidRDefault="00CD0B6E">
            <w:r>
              <w:t>2 rounds/year</w:t>
            </w:r>
          </w:p>
        </w:tc>
        <w:tc>
          <w:tcPr>
            <w:tcW w:w="2760" w:type="dxa"/>
            <w:shd w:val="clear" w:color="auto" w:fill="EEF4FB"/>
            <w:tcMar>
              <w:top w:w="80" w:type="dxa"/>
              <w:left w:w="120" w:type="dxa"/>
              <w:bottom w:w="80" w:type="dxa"/>
              <w:right w:w="120" w:type="dxa"/>
            </w:tcMar>
          </w:tcPr>
          <w:p w14:paraId="49C7EC26" w14:textId="77777777" w:rsidR="001013D9" w:rsidRPr="00C47874" w:rsidRDefault="00CD0B6E">
            <w:pPr>
              <w:rPr>
                <w:lang w:val="en-US"/>
              </w:rPr>
            </w:pPr>
            <w:r>
              <w:rPr>
                <w:lang w:val="en-US"/>
              </w:rPr>
              <w:t>Higher-ed graduates, early startup</w:t>
            </w:r>
          </w:p>
        </w:tc>
      </w:tr>
      <w:tr w:rsidR="005D5FD2" w:rsidRPr="00820A7A" w14:paraId="78B939FF" w14:textId="77777777">
        <w:tc>
          <w:tcPr>
            <w:tcW w:w="2000" w:type="dxa"/>
            <w:shd w:val="clear" w:color="auto" w:fill="FFFFFF"/>
            <w:tcMar>
              <w:top w:w="80" w:type="dxa"/>
              <w:left w:w="120" w:type="dxa"/>
              <w:bottom w:w="80" w:type="dxa"/>
              <w:right w:w="120" w:type="dxa"/>
            </w:tcMar>
          </w:tcPr>
          <w:p w14:paraId="4D4AF004" w14:textId="77777777" w:rsidR="001013D9" w:rsidRDefault="00CD0B6E">
            <w:r>
              <w:t>IFD Innobooster</w:t>
            </w:r>
          </w:p>
        </w:tc>
        <w:tc>
          <w:tcPr>
            <w:tcW w:w="1500" w:type="dxa"/>
            <w:shd w:val="clear" w:color="auto" w:fill="FFFFFF"/>
            <w:tcMar>
              <w:top w:w="80" w:type="dxa"/>
              <w:left w:w="120" w:type="dxa"/>
              <w:bottom w:w="80" w:type="dxa"/>
              <w:right w:w="120" w:type="dxa"/>
            </w:tcMar>
          </w:tcPr>
          <w:p w14:paraId="4EE6B6D9" w14:textId="77777777" w:rsidR="001013D9" w:rsidRDefault="00CD0B6E">
            <w:r>
              <w:t>DKK 200K – 5M</w:t>
            </w:r>
          </w:p>
        </w:tc>
        <w:tc>
          <w:tcPr>
            <w:tcW w:w="1400" w:type="dxa"/>
            <w:shd w:val="clear" w:color="auto" w:fill="FFFFFF"/>
            <w:tcMar>
              <w:top w:w="80" w:type="dxa"/>
              <w:left w:w="120" w:type="dxa"/>
              <w:bottom w:w="80" w:type="dxa"/>
              <w:right w:w="120" w:type="dxa"/>
            </w:tcMar>
          </w:tcPr>
          <w:p w14:paraId="0401842B" w14:textId="77777777" w:rsidR="001013D9" w:rsidRDefault="00CD0B6E">
            <w:r>
              <w:t>Up to 24 months</w:t>
            </w:r>
          </w:p>
        </w:tc>
        <w:tc>
          <w:tcPr>
            <w:tcW w:w="1700" w:type="dxa"/>
            <w:shd w:val="clear" w:color="auto" w:fill="FFFFFF"/>
            <w:tcMar>
              <w:top w:w="80" w:type="dxa"/>
              <w:left w:w="120" w:type="dxa"/>
              <w:bottom w:w="80" w:type="dxa"/>
              <w:right w:w="120" w:type="dxa"/>
            </w:tcMar>
          </w:tcPr>
          <w:p w14:paraId="49381739" w14:textId="77777777" w:rsidR="001013D9" w:rsidRDefault="00CD0B6E">
            <w:r>
              <w:t>Rolling (pooled)</w:t>
            </w:r>
          </w:p>
        </w:tc>
        <w:tc>
          <w:tcPr>
            <w:tcW w:w="2760" w:type="dxa"/>
            <w:shd w:val="clear" w:color="auto" w:fill="FFFFFF"/>
            <w:tcMar>
              <w:top w:w="80" w:type="dxa"/>
              <w:left w:w="120" w:type="dxa"/>
              <w:bottom w:w="80" w:type="dxa"/>
              <w:right w:w="120" w:type="dxa"/>
            </w:tcMar>
          </w:tcPr>
          <w:p w14:paraId="07DFC8FE" w14:textId="77777777" w:rsidR="001013D9" w:rsidRPr="00C47874" w:rsidRDefault="00CD0B6E">
            <w:pPr>
              <w:rPr>
                <w:lang w:val="en-US"/>
              </w:rPr>
            </w:pPr>
            <w:r>
              <w:rPr>
                <w:lang w:val="en-US"/>
              </w:rPr>
              <w:t>Danish SMEs with CVR number</w:t>
            </w:r>
          </w:p>
        </w:tc>
      </w:tr>
      <w:tr w:rsidR="005D5FD2" w14:paraId="236E89F6" w14:textId="77777777">
        <w:tc>
          <w:tcPr>
            <w:tcW w:w="2000" w:type="dxa"/>
            <w:shd w:val="clear" w:color="auto" w:fill="EEF4FB"/>
            <w:tcMar>
              <w:top w:w="80" w:type="dxa"/>
              <w:left w:w="120" w:type="dxa"/>
              <w:bottom w:w="80" w:type="dxa"/>
              <w:right w:w="120" w:type="dxa"/>
            </w:tcMar>
          </w:tcPr>
          <w:p w14:paraId="21086C05" w14:textId="77777777" w:rsidR="001013D9" w:rsidRDefault="00CD0B6E">
            <w:r>
              <w:t>IFD Grand Solutions</w:t>
            </w:r>
          </w:p>
        </w:tc>
        <w:tc>
          <w:tcPr>
            <w:tcW w:w="1500" w:type="dxa"/>
            <w:shd w:val="clear" w:color="auto" w:fill="EEF4FB"/>
            <w:tcMar>
              <w:top w:w="80" w:type="dxa"/>
              <w:left w:w="120" w:type="dxa"/>
              <w:bottom w:w="80" w:type="dxa"/>
              <w:right w:w="120" w:type="dxa"/>
            </w:tcMar>
          </w:tcPr>
          <w:p w14:paraId="5B24D2E2" w14:textId="77777777" w:rsidR="001013D9" w:rsidRDefault="00CD0B6E">
            <w:r>
              <w:t>DKK 5M – 40M+</w:t>
            </w:r>
          </w:p>
        </w:tc>
        <w:tc>
          <w:tcPr>
            <w:tcW w:w="1400" w:type="dxa"/>
            <w:shd w:val="clear" w:color="auto" w:fill="EEF4FB"/>
            <w:tcMar>
              <w:top w:w="80" w:type="dxa"/>
              <w:left w:w="120" w:type="dxa"/>
              <w:bottom w:w="80" w:type="dxa"/>
              <w:right w:w="120" w:type="dxa"/>
            </w:tcMar>
          </w:tcPr>
          <w:p w14:paraId="2EBB047D" w14:textId="77777777" w:rsidR="001013D9" w:rsidRDefault="00CD0B6E">
            <w:r>
              <w:t>1–5 years</w:t>
            </w:r>
          </w:p>
        </w:tc>
        <w:tc>
          <w:tcPr>
            <w:tcW w:w="1700" w:type="dxa"/>
            <w:shd w:val="clear" w:color="auto" w:fill="EEF4FB"/>
            <w:tcMar>
              <w:top w:w="80" w:type="dxa"/>
              <w:left w:w="120" w:type="dxa"/>
              <w:bottom w:w="80" w:type="dxa"/>
              <w:right w:w="120" w:type="dxa"/>
            </w:tcMar>
          </w:tcPr>
          <w:p w14:paraId="57A807D3" w14:textId="77777777" w:rsidR="001013D9" w:rsidRDefault="00CD0B6E">
            <w:r>
              <w:t>2x/year</w:t>
            </w:r>
          </w:p>
        </w:tc>
        <w:tc>
          <w:tcPr>
            <w:tcW w:w="2760" w:type="dxa"/>
            <w:shd w:val="clear" w:color="auto" w:fill="EEF4FB"/>
            <w:tcMar>
              <w:top w:w="80" w:type="dxa"/>
              <w:left w:w="120" w:type="dxa"/>
              <w:bottom w:w="80" w:type="dxa"/>
              <w:right w:w="120" w:type="dxa"/>
            </w:tcMar>
          </w:tcPr>
          <w:p w14:paraId="64411061" w14:textId="77777777" w:rsidR="001013D9" w:rsidRDefault="00CD0B6E">
            <w:r>
              <w:t>Consortia incl. companies &amp; research</w:t>
            </w:r>
          </w:p>
        </w:tc>
      </w:tr>
      <w:tr w:rsidR="005D5FD2" w14:paraId="7F59E4A6" w14:textId="77777777">
        <w:tc>
          <w:tcPr>
            <w:tcW w:w="2000" w:type="dxa"/>
            <w:shd w:val="clear" w:color="auto" w:fill="FFFFFF"/>
            <w:tcMar>
              <w:top w:w="80" w:type="dxa"/>
              <w:left w:w="120" w:type="dxa"/>
              <w:bottom w:w="80" w:type="dxa"/>
              <w:right w:w="120" w:type="dxa"/>
            </w:tcMar>
          </w:tcPr>
          <w:p w14:paraId="34C57600" w14:textId="77777777" w:rsidR="001013D9" w:rsidRDefault="00CD0B6E">
            <w:r>
              <w:lastRenderedPageBreak/>
              <w:t>NNF Pioneer Innovator Grant</w:t>
            </w:r>
          </w:p>
        </w:tc>
        <w:tc>
          <w:tcPr>
            <w:tcW w:w="1500" w:type="dxa"/>
            <w:shd w:val="clear" w:color="auto" w:fill="FFFFFF"/>
            <w:tcMar>
              <w:top w:w="80" w:type="dxa"/>
              <w:left w:w="120" w:type="dxa"/>
              <w:bottom w:w="80" w:type="dxa"/>
              <w:right w:w="120" w:type="dxa"/>
            </w:tcMar>
          </w:tcPr>
          <w:p w14:paraId="164C9FF1" w14:textId="77777777" w:rsidR="001013D9" w:rsidRDefault="00CD0B6E">
            <w:r>
              <w:t>Up to DKK 1.2M</w:t>
            </w:r>
          </w:p>
        </w:tc>
        <w:tc>
          <w:tcPr>
            <w:tcW w:w="1400" w:type="dxa"/>
            <w:shd w:val="clear" w:color="auto" w:fill="FFFFFF"/>
            <w:tcMar>
              <w:top w:w="80" w:type="dxa"/>
              <w:left w:w="120" w:type="dxa"/>
              <w:bottom w:w="80" w:type="dxa"/>
              <w:right w:w="120" w:type="dxa"/>
            </w:tcMar>
          </w:tcPr>
          <w:p w14:paraId="14A08E09" w14:textId="77777777" w:rsidR="001013D9" w:rsidRDefault="00CD0B6E">
            <w:r>
              <w:t>1 year</w:t>
            </w:r>
          </w:p>
        </w:tc>
        <w:tc>
          <w:tcPr>
            <w:tcW w:w="1700" w:type="dxa"/>
            <w:shd w:val="clear" w:color="auto" w:fill="FFFFFF"/>
            <w:tcMar>
              <w:top w:w="80" w:type="dxa"/>
              <w:left w:w="120" w:type="dxa"/>
              <w:bottom w:w="80" w:type="dxa"/>
              <w:right w:w="120" w:type="dxa"/>
            </w:tcMar>
          </w:tcPr>
          <w:p w14:paraId="6E75AC8F" w14:textId="77777777" w:rsidR="001013D9" w:rsidRDefault="00CD0B6E">
            <w:r>
              <w:t>Annual (Sept. deadline)</w:t>
            </w:r>
          </w:p>
        </w:tc>
        <w:tc>
          <w:tcPr>
            <w:tcW w:w="2760" w:type="dxa"/>
            <w:shd w:val="clear" w:color="auto" w:fill="FFFFFF"/>
            <w:tcMar>
              <w:top w:w="80" w:type="dxa"/>
              <w:left w:w="120" w:type="dxa"/>
              <w:bottom w:w="80" w:type="dxa"/>
              <w:right w:w="120" w:type="dxa"/>
            </w:tcMar>
          </w:tcPr>
          <w:p w14:paraId="3369DA1E" w14:textId="77777777" w:rsidR="001013D9" w:rsidRDefault="00CD0B6E">
            <w:r>
              <w:t>Nordic researchers, health/sustainability</w:t>
            </w:r>
          </w:p>
        </w:tc>
      </w:tr>
      <w:tr w:rsidR="005D5FD2" w:rsidRPr="00820A7A" w14:paraId="0E3E6EA6" w14:textId="77777777">
        <w:tc>
          <w:tcPr>
            <w:tcW w:w="2000" w:type="dxa"/>
            <w:shd w:val="clear" w:color="auto" w:fill="EEF4FB"/>
            <w:tcMar>
              <w:top w:w="80" w:type="dxa"/>
              <w:left w:w="120" w:type="dxa"/>
              <w:bottom w:w="80" w:type="dxa"/>
              <w:right w:w="120" w:type="dxa"/>
            </w:tcMar>
          </w:tcPr>
          <w:p w14:paraId="2D1B8BC4" w14:textId="77777777" w:rsidR="001013D9" w:rsidRDefault="00CD0B6E">
            <w:r>
              <w:t>NNF Distinguished Innovator Grant</w:t>
            </w:r>
          </w:p>
        </w:tc>
        <w:tc>
          <w:tcPr>
            <w:tcW w:w="1500" w:type="dxa"/>
            <w:shd w:val="clear" w:color="auto" w:fill="EEF4FB"/>
            <w:tcMar>
              <w:top w:w="80" w:type="dxa"/>
              <w:left w:w="120" w:type="dxa"/>
              <w:bottom w:w="80" w:type="dxa"/>
              <w:right w:w="120" w:type="dxa"/>
            </w:tcMar>
          </w:tcPr>
          <w:p w14:paraId="14CDA4DD" w14:textId="77777777" w:rsidR="001013D9" w:rsidRDefault="00CD0B6E">
            <w:r>
              <w:t>Up to DKK 7.6M</w:t>
            </w:r>
          </w:p>
        </w:tc>
        <w:tc>
          <w:tcPr>
            <w:tcW w:w="1400" w:type="dxa"/>
            <w:shd w:val="clear" w:color="auto" w:fill="EEF4FB"/>
            <w:tcMar>
              <w:top w:w="80" w:type="dxa"/>
              <w:left w:w="120" w:type="dxa"/>
              <w:bottom w:w="80" w:type="dxa"/>
              <w:right w:w="120" w:type="dxa"/>
            </w:tcMar>
          </w:tcPr>
          <w:p w14:paraId="303A70C7" w14:textId="77777777" w:rsidR="001013D9" w:rsidRDefault="00CD0B6E">
            <w:r>
              <w:t>3 years</w:t>
            </w:r>
          </w:p>
        </w:tc>
        <w:tc>
          <w:tcPr>
            <w:tcW w:w="1700" w:type="dxa"/>
            <w:shd w:val="clear" w:color="auto" w:fill="EEF4FB"/>
            <w:tcMar>
              <w:top w:w="80" w:type="dxa"/>
              <w:left w:w="120" w:type="dxa"/>
              <w:bottom w:w="80" w:type="dxa"/>
              <w:right w:w="120" w:type="dxa"/>
            </w:tcMar>
          </w:tcPr>
          <w:p w14:paraId="4D054880" w14:textId="77777777" w:rsidR="001013D9" w:rsidRDefault="00CD0B6E">
            <w:r>
              <w:t>Annual (Sept. deadline)</w:t>
            </w:r>
          </w:p>
        </w:tc>
        <w:tc>
          <w:tcPr>
            <w:tcW w:w="2760" w:type="dxa"/>
            <w:shd w:val="clear" w:color="auto" w:fill="EEF4FB"/>
            <w:tcMar>
              <w:top w:w="80" w:type="dxa"/>
              <w:left w:w="120" w:type="dxa"/>
              <w:bottom w:w="80" w:type="dxa"/>
              <w:right w:w="120" w:type="dxa"/>
            </w:tcMar>
          </w:tcPr>
          <w:p w14:paraId="5EBB37E8" w14:textId="77777777" w:rsidR="001013D9" w:rsidRPr="00C47874" w:rsidRDefault="00CD0B6E">
            <w:pPr>
              <w:rPr>
                <w:lang w:val="en-US"/>
              </w:rPr>
            </w:pPr>
            <w:r>
              <w:rPr>
                <w:lang w:val="en-US"/>
              </w:rPr>
              <w:t>Senior Nordic researchers, proven track</w:t>
            </w:r>
          </w:p>
        </w:tc>
      </w:tr>
      <w:tr w:rsidR="005D5FD2" w:rsidRPr="00820A7A" w14:paraId="65395FAD" w14:textId="77777777">
        <w:tc>
          <w:tcPr>
            <w:tcW w:w="2000" w:type="dxa"/>
            <w:shd w:val="clear" w:color="auto" w:fill="FFFFFF"/>
            <w:tcMar>
              <w:top w:w="80" w:type="dxa"/>
              <w:left w:w="120" w:type="dxa"/>
              <w:bottom w:w="80" w:type="dxa"/>
              <w:right w:w="120" w:type="dxa"/>
            </w:tcMar>
          </w:tcPr>
          <w:p w14:paraId="0BA30002" w14:textId="77777777" w:rsidR="001013D9" w:rsidRDefault="00CD0B6E">
            <w:r>
              <w:t>Bio Innovation Institute (BII)</w:t>
            </w:r>
          </w:p>
        </w:tc>
        <w:tc>
          <w:tcPr>
            <w:tcW w:w="1500" w:type="dxa"/>
            <w:shd w:val="clear" w:color="auto" w:fill="FFFFFF"/>
            <w:tcMar>
              <w:top w:w="80" w:type="dxa"/>
              <w:left w:w="120" w:type="dxa"/>
              <w:bottom w:w="80" w:type="dxa"/>
              <w:right w:w="120" w:type="dxa"/>
            </w:tcMar>
          </w:tcPr>
          <w:p w14:paraId="0BA30003" w14:textId="77777777" w:rsidR="001013D9" w:rsidRPr="005D5FD2" w:rsidRDefault="00CD0B6E">
            <w:pPr>
              <w:rPr>
                <w:lang w:val="en-US"/>
              </w:rPr>
            </w:pPr>
            <w:r>
              <w:rPr>
                <w:lang w:val="en-US"/>
              </w:rPr>
              <w:t>Up to EUR 1.8M/start-up</w:t>
            </w:r>
          </w:p>
        </w:tc>
        <w:tc>
          <w:tcPr>
            <w:tcW w:w="1400" w:type="dxa"/>
            <w:shd w:val="clear" w:color="auto" w:fill="FFFFFF"/>
            <w:tcMar>
              <w:top w:w="80" w:type="dxa"/>
              <w:left w:w="120" w:type="dxa"/>
              <w:bottom w:w="80" w:type="dxa"/>
              <w:right w:w="120" w:type="dxa"/>
            </w:tcMar>
          </w:tcPr>
          <w:p w14:paraId="0BA30004" w14:textId="77777777" w:rsidR="001013D9" w:rsidRDefault="00CD0B6E">
            <w:r>
              <w:t>Programme-dependent</w:t>
            </w:r>
          </w:p>
        </w:tc>
        <w:tc>
          <w:tcPr>
            <w:tcW w:w="1700" w:type="dxa"/>
            <w:shd w:val="clear" w:color="auto" w:fill="FFFFFF"/>
            <w:tcMar>
              <w:top w:w="80" w:type="dxa"/>
              <w:left w:w="120" w:type="dxa"/>
              <w:bottom w:w="80" w:type="dxa"/>
              <w:right w:w="120" w:type="dxa"/>
            </w:tcMar>
          </w:tcPr>
          <w:p w14:paraId="0BA30005" w14:textId="77777777" w:rsidR="001013D9" w:rsidRDefault="00CD0B6E">
            <w:r>
              <w:t>Per programme call</w:t>
            </w:r>
          </w:p>
        </w:tc>
        <w:tc>
          <w:tcPr>
            <w:tcW w:w="2760" w:type="dxa"/>
            <w:shd w:val="clear" w:color="auto" w:fill="FFFFFF"/>
            <w:tcMar>
              <w:top w:w="80" w:type="dxa"/>
              <w:left w:w="120" w:type="dxa"/>
              <w:bottom w:w="80" w:type="dxa"/>
              <w:right w:w="120" w:type="dxa"/>
            </w:tcMar>
          </w:tcPr>
          <w:p w14:paraId="0BA30006" w14:textId="77777777" w:rsidR="001013D9" w:rsidRPr="00C47874" w:rsidRDefault="00CD0B6E">
            <w:pPr>
              <w:rPr>
                <w:lang w:val="en-US"/>
              </w:rPr>
            </w:pPr>
            <w:r>
              <w:rPr>
                <w:lang w:val="en-US"/>
              </w:rPr>
              <w:t>Life science &amp; deep tech start-ups &amp; researchers</w:t>
            </w:r>
          </w:p>
        </w:tc>
      </w:tr>
      <w:tr w:rsidR="005D5FD2" w:rsidRPr="00820A7A" w14:paraId="7581150A" w14:textId="77777777">
        <w:tc>
          <w:tcPr>
            <w:tcW w:w="2000" w:type="dxa"/>
            <w:shd w:val="clear" w:color="auto" w:fill="FFFFFF"/>
            <w:tcMar>
              <w:top w:w="80" w:type="dxa"/>
              <w:left w:w="120" w:type="dxa"/>
              <w:bottom w:w="80" w:type="dxa"/>
              <w:right w:w="120" w:type="dxa"/>
            </w:tcMar>
          </w:tcPr>
          <w:p w14:paraId="2F2E8324" w14:textId="77777777" w:rsidR="001013D9" w:rsidRDefault="00CD0B6E">
            <w:r>
              <w:t>EIFO Matchloan</w:t>
            </w:r>
          </w:p>
        </w:tc>
        <w:tc>
          <w:tcPr>
            <w:tcW w:w="1500" w:type="dxa"/>
            <w:shd w:val="clear" w:color="auto" w:fill="FFFFFF"/>
            <w:tcMar>
              <w:top w:w="80" w:type="dxa"/>
              <w:left w:w="120" w:type="dxa"/>
              <w:bottom w:w="80" w:type="dxa"/>
              <w:right w:w="120" w:type="dxa"/>
            </w:tcMar>
          </w:tcPr>
          <w:p w14:paraId="2669C9C8" w14:textId="77777777" w:rsidR="001013D9" w:rsidRDefault="00CD0B6E">
            <w:r>
              <w:t>1:1 match of private investment</w:t>
            </w:r>
          </w:p>
        </w:tc>
        <w:tc>
          <w:tcPr>
            <w:tcW w:w="1400" w:type="dxa"/>
            <w:shd w:val="clear" w:color="auto" w:fill="FFFFFF"/>
            <w:tcMar>
              <w:top w:w="80" w:type="dxa"/>
              <w:left w:w="120" w:type="dxa"/>
              <w:bottom w:w="80" w:type="dxa"/>
              <w:right w:w="120" w:type="dxa"/>
            </w:tcMar>
          </w:tcPr>
          <w:p w14:paraId="436EBEFE" w14:textId="77777777" w:rsidR="001013D9" w:rsidRDefault="00CD0B6E">
            <w:r>
              <w:t>Flexible</w:t>
            </w:r>
          </w:p>
        </w:tc>
        <w:tc>
          <w:tcPr>
            <w:tcW w:w="1700" w:type="dxa"/>
            <w:shd w:val="clear" w:color="auto" w:fill="FFFFFF"/>
            <w:tcMar>
              <w:top w:w="80" w:type="dxa"/>
              <w:left w:w="120" w:type="dxa"/>
              <w:bottom w:w="80" w:type="dxa"/>
              <w:right w:w="120" w:type="dxa"/>
            </w:tcMar>
          </w:tcPr>
          <w:p w14:paraId="0AA1FF1A" w14:textId="77777777" w:rsidR="001013D9" w:rsidRDefault="00CD0B6E">
            <w:r>
              <w:t>Rolling</w:t>
            </w:r>
          </w:p>
        </w:tc>
        <w:tc>
          <w:tcPr>
            <w:tcW w:w="2760" w:type="dxa"/>
            <w:shd w:val="clear" w:color="auto" w:fill="FFFFFF"/>
            <w:tcMar>
              <w:top w:w="80" w:type="dxa"/>
              <w:left w:w="120" w:type="dxa"/>
              <w:bottom w:w="80" w:type="dxa"/>
              <w:right w:w="120" w:type="dxa"/>
            </w:tcMar>
          </w:tcPr>
          <w:p w14:paraId="03C44059" w14:textId="77777777" w:rsidR="001013D9" w:rsidRPr="00C47874" w:rsidRDefault="00CD0B6E">
            <w:pPr>
              <w:rPr>
                <w:lang w:val="en-US"/>
              </w:rPr>
            </w:pPr>
            <w:r>
              <w:rPr>
                <w:lang w:val="en-US"/>
              </w:rPr>
              <w:t>Start-up, rev &lt; DKK 3M, private co-investor</w:t>
            </w:r>
          </w:p>
        </w:tc>
      </w:tr>
      <w:tr w:rsidR="005D5FD2" w14:paraId="4D6B02D7" w14:textId="77777777">
        <w:tc>
          <w:tcPr>
            <w:tcW w:w="2000" w:type="dxa"/>
            <w:shd w:val="clear" w:color="auto" w:fill="EEF4FB"/>
            <w:tcMar>
              <w:top w:w="80" w:type="dxa"/>
              <w:left w:w="120" w:type="dxa"/>
              <w:bottom w:w="80" w:type="dxa"/>
              <w:right w:w="120" w:type="dxa"/>
            </w:tcMar>
          </w:tcPr>
          <w:p w14:paraId="66733CB8" w14:textId="77777777" w:rsidR="001013D9" w:rsidRDefault="00CD0B6E">
            <w:r>
              <w:t>EIC Pathfinder</w:t>
            </w:r>
          </w:p>
        </w:tc>
        <w:tc>
          <w:tcPr>
            <w:tcW w:w="1500" w:type="dxa"/>
            <w:shd w:val="clear" w:color="auto" w:fill="EEF4FB"/>
            <w:tcMar>
              <w:top w:w="80" w:type="dxa"/>
              <w:left w:w="120" w:type="dxa"/>
              <w:bottom w:w="80" w:type="dxa"/>
              <w:right w:w="120" w:type="dxa"/>
            </w:tcMar>
          </w:tcPr>
          <w:p w14:paraId="6DED432C" w14:textId="77777777" w:rsidR="001013D9" w:rsidRDefault="00CD0B6E">
            <w:r>
              <w:t>Up to €4M</w:t>
            </w:r>
          </w:p>
        </w:tc>
        <w:tc>
          <w:tcPr>
            <w:tcW w:w="1400" w:type="dxa"/>
            <w:shd w:val="clear" w:color="auto" w:fill="EEF4FB"/>
            <w:tcMar>
              <w:top w:w="80" w:type="dxa"/>
              <w:left w:w="120" w:type="dxa"/>
              <w:bottom w:w="80" w:type="dxa"/>
              <w:right w:w="120" w:type="dxa"/>
            </w:tcMar>
          </w:tcPr>
          <w:p w14:paraId="4236D124" w14:textId="77777777" w:rsidR="001013D9" w:rsidRDefault="00CD0B6E">
            <w:r>
              <w:t>Up to 4 years</w:t>
            </w:r>
          </w:p>
        </w:tc>
        <w:tc>
          <w:tcPr>
            <w:tcW w:w="1700" w:type="dxa"/>
            <w:shd w:val="clear" w:color="auto" w:fill="EEF4FB"/>
            <w:tcMar>
              <w:top w:w="80" w:type="dxa"/>
              <w:left w:w="120" w:type="dxa"/>
              <w:bottom w:w="80" w:type="dxa"/>
              <w:right w:w="120" w:type="dxa"/>
            </w:tcMar>
          </w:tcPr>
          <w:p w14:paraId="4C022A1E" w14:textId="77777777" w:rsidR="001013D9" w:rsidRDefault="00CD0B6E">
            <w:r>
              <w:t>2x/year (May &amp; Oct)</w:t>
            </w:r>
          </w:p>
        </w:tc>
        <w:tc>
          <w:tcPr>
            <w:tcW w:w="2760" w:type="dxa"/>
            <w:shd w:val="clear" w:color="auto" w:fill="EEF4FB"/>
            <w:tcMar>
              <w:top w:w="80" w:type="dxa"/>
              <w:left w:w="120" w:type="dxa"/>
              <w:bottom w:w="80" w:type="dxa"/>
              <w:right w:w="120" w:type="dxa"/>
            </w:tcMar>
          </w:tcPr>
          <w:p w14:paraId="0A16AB26" w14:textId="77777777" w:rsidR="001013D9" w:rsidRDefault="00CD0B6E">
            <w:r>
              <w:t>Research consortia, TRL 1–4</w:t>
            </w:r>
          </w:p>
        </w:tc>
      </w:tr>
      <w:tr w:rsidR="005D5FD2" w14:paraId="731ECE60" w14:textId="77777777">
        <w:tc>
          <w:tcPr>
            <w:tcW w:w="2000" w:type="dxa"/>
            <w:shd w:val="clear" w:color="auto" w:fill="FFFFFF"/>
            <w:tcMar>
              <w:top w:w="80" w:type="dxa"/>
              <w:left w:w="120" w:type="dxa"/>
              <w:bottom w:w="80" w:type="dxa"/>
              <w:right w:w="120" w:type="dxa"/>
            </w:tcMar>
          </w:tcPr>
          <w:p w14:paraId="6C112A52" w14:textId="77777777" w:rsidR="001013D9" w:rsidRDefault="00CD0B6E">
            <w:r>
              <w:t>EIC Transition</w:t>
            </w:r>
          </w:p>
        </w:tc>
        <w:tc>
          <w:tcPr>
            <w:tcW w:w="1500" w:type="dxa"/>
            <w:shd w:val="clear" w:color="auto" w:fill="FFFFFF"/>
            <w:tcMar>
              <w:top w:w="80" w:type="dxa"/>
              <w:left w:w="120" w:type="dxa"/>
              <w:bottom w:w="80" w:type="dxa"/>
              <w:right w:w="120" w:type="dxa"/>
            </w:tcMar>
          </w:tcPr>
          <w:p w14:paraId="699185B2" w14:textId="77777777" w:rsidR="001013D9" w:rsidRDefault="00CD0B6E">
            <w:r>
              <w:t>€0.5M – €2.5M</w:t>
            </w:r>
          </w:p>
        </w:tc>
        <w:tc>
          <w:tcPr>
            <w:tcW w:w="1400" w:type="dxa"/>
            <w:shd w:val="clear" w:color="auto" w:fill="FFFFFF"/>
            <w:tcMar>
              <w:top w:w="80" w:type="dxa"/>
              <w:left w:w="120" w:type="dxa"/>
              <w:bottom w:w="80" w:type="dxa"/>
              <w:right w:w="120" w:type="dxa"/>
            </w:tcMar>
          </w:tcPr>
          <w:p w14:paraId="0EC2EBE3" w14:textId="77777777" w:rsidR="001013D9" w:rsidRDefault="00CD0B6E">
            <w:r>
              <w:t>Up to 3 years</w:t>
            </w:r>
          </w:p>
        </w:tc>
        <w:tc>
          <w:tcPr>
            <w:tcW w:w="1700" w:type="dxa"/>
            <w:shd w:val="clear" w:color="auto" w:fill="FFFFFF"/>
            <w:tcMar>
              <w:top w:w="80" w:type="dxa"/>
              <w:left w:w="120" w:type="dxa"/>
              <w:bottom w:w="80" w:type="dxa"/>
              <w:right w:w="120" w:type="dxa"/>
            </w:tcMar>
          </w:tcPr>
          <w:p w14:paraId="66E01E5B" w14:textId="77777777" w:rsidR="001013D9" w:rsidRDefault="00CD0B6E">
            <w:r>
              <w:t>Annual (Sept.)</w:t>
            </w:r>
          </w:p>
        </w:tc>
        <w:tc>
          <w:tcPr>
            <w:tcW w:w="2760" w:type="dxa"/>
            <w:shd w:val="clear" w:color="auto" w:fill="FFFFFF"/>
            <w:tcMar>
              <w:top w:w="80" w:type="dxa"/>
              <w:left w:w="120" w:type="dxa"/>
              <w:bottom w:w="80" w:type="dxa"/>
              <w:right w:w="120" w:type="dxa"/>
            </w:tcMar>
          </w:tcPr>
          <w:p w14:paraId="3EF9806B" w14:textId="77777777" w:rsidR="001013D9" w:rsidRDefault="00CD0B6E">
            <w:r>
              <w:t>Pathfinder / ERC PoC alumni</w:t>
            </w:r>
          </w:p>
        </w:tc>
      </w:tr>
      <w:tr w:rsidR="005D5FD2" w14:paraId="57035122" w14:textId="77777777">
        <w:tc>
          <w:tcPr>
            <w:tcW w:w="2000" w:type="dxa"/>
            <w:shd w:val="clear" w:color="auto" w:fill="EEF4FB"/>
            <w:tcMar>
              <w:top w:w="80" w:type="dxa"/>
              <w:left w:w="120" w:type="dxa"/>
              <w:bottom w:w="80" w:type="dxa"/>
              <w:right w:w="120" w:type="dxa"/>
            </w:tcMar>
          </w:tcPr>
          <w:p w14:paraId="659FFA61" w14:textId="77777777" w:rsidR="001013D9" w:rsidRDefault="00CD0B6E">
            <w:r>
              <w:t>EIC Accelerator</w:t>
            </w:r>
          </w:p>
        </w:tc>
        <w:tc>
          <w:tcPr>
            <w:tcW w:w="1500" w:type="dxa"/>
            <w:shd w:val="clear" w:color="auto" w:fill="EEF4FB"/>
            <w:tcMar>
              <w:top w:w="80" w:type="dxa"/>
              <w:left w:w="120" w:type="dxa"/>
              <w:bottom w:w="80" w:type="dxa"/>
              <w:right w:w="120" w:type="dxa"/>
            </w:tcMar>
          </w:tcPr>
          <w:p w14:paraId="455549FB" w14:textId="77777777" w:rsidR="001013D9" w:rsidRPr="00C47874" w:rsidRDefault="00CD0B6E">
            <w:pPr>
              <w:rPr>
                <w:lang w:val="en-US"/>
              </w:rPr>
            </w:pPr>
            <w:r>
              <w:rPr>
                <w:lang w:val="en-US"/>
              </w:rPr>
              <w:t>Up to €2.5M grant + €10M equity</w:t>
            </w:r>
          </w:p>
        </w:tc>
        <w:tc>
          <w:tcPr>
            <w:tcW w:w="1400" w:type="dxa"/>
            <w:shd w:val="clear" w:color="auto" w:fill="EEF4FB"/>
            <w:tcMar>
              <w:top w:w="80" w:type="dxa"/>
              <w:left w:w="120" w:type="dxa"/>
              <w:bottom w:w="80" w:type="dxa"/>
              <w:right w:w="120" w:type="dxa"/>
            </w:tcMar>
          </w:tcPr>
          <w:p w14:paraId="74040DDA" w14:textId="77777777" w:rsidR="001013D9" w:rsidRDefault="00CD0B6E">
            <w:r>
              <w:t>Up to 2 years (grant)</w:t>
            </w:r>
          </w:p>
        </w:tc>
        <w:tc>
          <w:tcPr>
            <w:tcW w:w="1700" w:type="dxa"/>
            <w:shd w:val="clear" w:color="auto" w:fill="EEF4FB"/>
            <w:tcMar>
              <w:top w:w="80" w:type="dxa"/>
              <w:left w:w="120" w:type="dxa"/>
              <w:bottom w:w="80" w:type="dxa"/>
              <w:right w:w="120" w:type="dxa"/>
            </w:tcMar>
          </w:tcPr>
          <w:p w14:paraId="5A946512" w14:textId="77777777" w:rsidR="001013D9" w:rsidRDefault="00CD0B6E">
            <w:r>
              <w:t>Rolling, 6 batches/year</w:t>
            </w:r>
          </w:p>
        </w:tc>
        <w:tc>
          <w:tcPr>
            <w:tcW w:w="2760" w:type="dxa"/>
            <w:shd w:val="clear" w:color="auto" w:fill="EEF4FB"/>
            <w:tcMar>
              <w:top w:w="80" w:type="dxa"/>
              <w:left w:w="120" w:type="dxa"/>
              <w:bottom w:w="80" w:type="dxa"/>
              <w:right w:w="120" w:type="dxa"/>
            </w:tcMar>
          </w:tcPr>
          <w:p w14:paraId="09F64D91" w14:textId="77777777" w:rsidR="001013D9" w:rsidRDefault="00CD0B6E">
            <w:r>
              <w:t>Single SME/startup, TRL 6–8</w:t>
            </w:r>
          </w:p>
        </w:tc>
      </w:tr>
      <w:tr w:rsidR="005D5FD2" w14:paraId="50485150" w14:textId="77777777">
        <w:tc>
          <w:tcPr>
            <w:tcW w:w="2000" w:type="dxa"/>
            <w:shd w:val="clear" w:color="auto" w:fill="FFFFFF"/>
            <w:tcMar>
              <w:top w:w="80" w:type="dxa"/>
              <w:left w:w="120" w:type="dxa"/>
              <w:bottom w:w="80" w:type="dxa"/>
              <w:right w:w="120" w:type="dxa"/>
            </w:tcMar>
          </w:tcPr>
          <w:p w14:paraId="2F43B36B" w14:textId="77777777" w:rsidR="001013D9" w:rsidRDefault="00CD0B6E">
            <w:r>
              <w:t>Eurostars</w:t>
            </w:r>
          </w:p>
        </w:tc>
        <w:tc>
          <w:tcPr>
            <w:tcW w:w="1500" w:type="dxa"/>
            <w:shd w:val="clear" w:color="auto" w:fill="FFFFFF"/>
            <w:tcMar>
              <w:top w:w="80" w:type="dxa"/>
              <w:left w:w="120" w:type="dxa"/>
              <w:bottom w:w="80" w:type="dxa"/>
              <w:right w:w="120" w:type="dxa"/>
            </w:tcMar>
          </w:tcPr>
          <w:p w14:paraId="5346E24B" w14:textId="77777777" w:rsidR="001013D9" w:rsidRPr="00C47874" w:rsidRDefault="00CD0B6E">
            <w:pPr>
              <w:rPr>
                <w:lang w:val="en-US"/>
              </w:rPr>
            </w:pPr>
            <w:r>
              <w:rPr>
                <w:lang w:val="en-US"/>
              </w:rPr>
              <w:t>Up to €500K (Danish partner)</w:t>
            </w:r>
          </w:p>
        </w:tc>
        <w:tc>
          <w:tcPr>
            <w:tcW w:w="1400" w:type="dxa"/>
            <w:shd w:val="clear" w:color="auto" w:fill="FFFFFF"/>
            <w:tcMar>
              <w:top w:w="80" w:type="dxa"/>
              <w:left w:w="120" w:type="dxa"/>
              <w:bottom w:w="80" w:type="dxa"/>
              <w:right w:w="120" w:type="dxa"/>
            </w:tcMar>
          </w:tcPr>
          <w:p w14:paraId="61642997" w14:textId="77777777" w:rsidR="001013D9" w:rsidRDefault="00CD0B6E">
            <w:r>
              <w:t>2–3 years</w:t>
            </w:r>
          </w:p>
        </w:tc>
        <w:tc>
          <w:tcPr>
            <w:tcW w:w="1700" w:type="dxa"/>
            <w:shd w:val="clear" w:color="auto" w:fill="FFFFFF"/>
            <w:tcMar>
              <w:top w:w="80" w:type="dxa"/>
              <w:left w:w="120" w:type="dxa"/>
              <w:bottom w:w="80" w:type="dxa"/>
              <w:right w:w="120" w:type="dxa"/>
            </w:tcMar>
          </w:tcPr>
          <w:p w14:paraId="5A9C7798" w14:textId="77777777" w:rsidR="001013D9" w:rsidRDefault="00CD0B6E">
            <w:r>
              <w:t>Annual (March)</w:t>
            </w:r>
          </w:p>
        </w:tc>
        <w:tc>
          <w:tcPr>
            <w:tcW w:w="2760" w:type="dxa"/>
            <w:shd w:val="clear" w:color="auto" w:fill="FFFFFF"/>
            <w:tcMar>
              <w:top w:w="80" w:type="dxa"/>
              <w:left w:w="120" w:type="dxa"/>
              <w:bottom w:w="80" w:type="dxa"/>
              <w:right w:w="120" w:type="dxa"/>
            </w:tcMar>
          </w:tcPr>
          <w:p w14:paraId="3FA4F815" w14:textId="77777777" w:rsidR="001013D9" w:rsidRDefault="00CD0B6E">
            <w:r>
              <w:t>SME-led, international consortium</w:t>
            </w:r>
          </w:p>
        </w:tc>
      </w:tr>
      <w:tr w:rsidR="005D5FD2" w:rsidRPr="00820A7A" w14:paraId="01062A24" w14:textId="77777777">
        <w:tc>
          <w:tcPr>
            <w:tcW w:w="2000" w:type="dxa"/>
            <w:shd w:val="clear" w:color="auto" w:fill="EEF4FB"/>
            <w:tcMar>
              <w:top w:w="80" w:type="dxa"/>
              <w:left w:w="120" w:type="dxa"/>
              <w:bottom w:w="80" w:type="dxa"/>
              <w:right w:w="120" w:type="dxa"/>
            </w:tcMar>
          </w:tcPr>
          <w:p w14:paraId="19CC1AC3" w14:textId="77777777" w:rsidR="001013D9" w:rsidRDefault="00CD0B6E">
            <w:r>
              <w:t>EUDP</w:t>
            </w:r>
          </w:p>
        </w:tc>
        <w:tc>
          <w:tcPr>
            <w:tcW w:w="1500" w:type="dxa"/>
            <w:shd w:val="clear" w:color="auto" w:fill="EEF4FB"/>
            <w:tcMar>
              <w:top w:w="80" w:type="dxa"/>
              <w:left w:w="120" w:type="dxa"/>
              <w:bottom w:w="80" w:type="dxa"/>
              <w:right w:w="120" w:type="dxa"/>
            </w:tcMar>
          </w:tcPr>
          <w:p w14:paraId="462B6BBA" w14:textId="77777777" w:rsidR="001013D9" w:rsidRDefault="00CD0B6E">
            <w:r>
              <w:t>DKK 5M – 50M (25–90%)</w:t>
            </w:r>
          </w:p>
        </w:tc>
        <w:tc>
          <w:tcPr>
            <w:tcW w:w="1400" w:type="dxa"/>
            <w:shd w:val="clear" w:color="auto" w:fill="EEF4FB"/>
            <w:tcMar>
              <w:top w:w="80" w:type="dxa"/>
              <w:left w:w="120" w:type="dxa"/>
              <w:bottom w:w="80" w:type="dxa"/>
              <w:right w:w="120" w:type="dxa"/>
            </w:tcMar>
          </w:tcPr>
          <w:p w14:paraId="0AD0A3F4" w14:textId="77777777" w:rsidR="001013D9" w:rsidRDefault="00CD0B6E">
            <w:r>
              <w:t>Project-dependent</w:t>
            </w:r>
          </w:p>
        </w:tc>
        <w:tc>
          <w:tcPr>
            <w:tcW w:w="1700" w:type="dxa"/>
            <w:shd w:val="clear" w:color="auto" w:fill="EEF4FB"/>
            <w:tcMar>
              <w:top w:w="80" w:type="dxa"/>
              <w:left w:w="120" w:type="dxa"/>
              <w:bottom w:w="80" w:type="dxa"/>
              <w:right w:w="120" w:type="dxa"/>
            </w:tcMar>
          </w:tcPr>
          <w:p w14:paraId="012E71E8" w14:textId="77777777" w:rsidR="001013D9" w:rsidRDefault="00CD0B6E">
            <w:r>
              <w:t>2x/year</w:t>
            </w:r>
          </w:p>
        </w:tc>
        <w:tc>
          <w:tcPr>
            <w:tcW w:w="2760" w:type="dxa"/>
            <w:shd w:val="clear" w:color="auto" w:fill="EEF4FB"/>
            <w:tcMar>
              <w:top w:w="80" w:type="dxa"/>
              <w:left w:w="120" w:type="dxa"/>
              <w:bottom w:w="80" w:type="dxa"/>
              <w:right w:w="120" w:type="dxa"/>
            </w:tcMar>
          </w:tcPr>
          <w:p w14:paraId="6DD46F7A" w14:textId="77777777" w:rsidR="001013D9" w:rsidRPr="00C47874" w:rsidRDefault="00CD0B6E">
            <w:pPr>
              <w:rPr>
                <w:lang w:val="en-US"/>
              </w:rPr>
            </w:pPr>
            <w:r>
              <w:rPr>
                <w:lang w:val="en-US"/>
              </w:rPr>
              <w:t>Green energy R&amp;D, companies &amp; universities</w:t>
            </w:r>
          </w:p>
        </w:tc>
      </w:tr>
      <w:tr w:rsidR="005D5FD2" w14:paraId="5328FF38" w14:textId="77777777">
        <w:tc>
          <w:tcPr>
            <w:tcW w:w="2000" w:type="dxa"/>
            <w:shd w:val="clear" w:color="auto" w:fill="FFFFFF"/>
            <w:tcMar>
              <w:top w:w="80" w:type="dxa"/>
              <w:left w:w="120" w:type="dxa"/>
              <w:bottom w:w="80" w:type="dxa"/>
              <w:right w:w="120" w:type="dxa"/>
            </w:tcMar>
          </w:tcPr>
          <w:p w14:paraId="785495C8" w14:textId="77777777" w:rsidR="001013D9" w:rsidRDefault="00CD0B6E">
            <w:r>
              <w:t>MUDP</w:t>
            </w:r>
          </w:p>
        </w:tc>
        <w:tc>
          <w:tcPr>
            <w:tcW w:w="1500" w:type="dxa"/>
            <w:shd w:val="clear" w:color="auto" w:fill="FFFFFF"/>
            <w:tcMar>
              <w:top w:w="80" w:type="dxa"/>
              <w:left w:w="120" w:type="dxa"/>
              <w:bottom w:w="80" w:type="dxa"/>
              <w:right w:w="120" w:type="dxa"/>
            </w:tcMar>
          </w:tcPr>
          <w:p w14:paraId="600315E3" w14:textId="77777777" w:rsidR="001013D9" w:rsidRDefault="00CD0B6E">
            <w:r>
              <w:t>DKK 5M – 10M</w:t>
            </w:r>
          </w:p>
        </w:tc>
        <w:tc>
          <w:tcPr>
            <w:tcW w:w="1400" w:type="dxa"/>
            <w:shd w:val="clear" w:color="auto" w:fill="FFFFFF"/>
            <w:tcMar>
              <w:top w:w="80" w:type="dxa"/>
              <w:left w:w="120" w:type="dxa"/>
              <w:bottom w:w="80" w:type="dxa"/>
              <w:right w:w="120" w:type="dxa"/>
            </w:tcMar>
          </w:tcPr>
          <w:p w14:paraId="716B8598" w14:textId="77777777" w:rsidR="001013D9" w:rsidRDefault="00CD0B6E">
            <w:r>
              <w:t>Project-dependent</w:t>
            </w:r>
          </w:p>
        </w:tc>
        <w:tc>
          <w:tcPr>
            <w:tcW w:w="1700" w:type="dxa"/>
            <w:shd w:val="clear" w:color="auto" w:fill="FFFFFF"/>
            <w:tcMar>
              <w:top w:w="80" w:type="dxa"/>
              <w:left w:w="120" w:type="dxa"/>
              <w:bottom w:w="80" w:type="dxa"/>
              <w:right w:w="120" w:type="dxa"/>
            </w:tcMar>
          </w:tcPr>
          <w:p w14:paraId="44F11A25" w14:textId="77777777" w:rsidR="001013D9" w:rsidRDefault="00CD0B6E">
            <w:r>
              <w:t>Annual</w:t>
            </w:r>
          </w:p>
        </w:tc>
        <w:tc>
          <w:tcPr>
            <w:tcW w:w="2760" w:type="dxa"/>
            <w:shd w:val="clear" w:color="auto" w:fill="FFFFFF"/>
            <w:tcMar>
              <w:top w:w="80" w:type="dxa"/>
              <w:left w:w="120" w:type="dxa"/>
              <w:bottom w:w="80" w:type="dxa"/>
              <w:right w:w="120" w:type="dxa"/>
            </w:tcMar>
          </w:tcPr>
          <w:p w14:paraId="7084D614" w14:textId="77777777" w:rsidR="001013D9" w:rsidRDefault="00CD0B6E">
            <w:r>
              <w:t>Environmental tech, companies &amp; universities</w:t>
            </w:r>
          </w:p>
        </w:tc>
      </w:tr>
    </w:tbl>
    <w:p w14:paraId="63631E4D" w14:textId="77777777" w:rsidR="001013D9" w:rsidRDefault="001013D9">
      <w:pPr>
        <w:spacing w:after="80"/>
      </w:pPr>
    </w:p>
    <w:p w14:paraId="6C8E6C80" w14:textId="77777777" w:rsidR="001013D9" w:rsidRDefault="00CD0B6E">
      <w:r>
        <w:br w:type="page"/>
      </w:r>
    </w:p>
    <w:p w14:paraId="2EE5665C" w14:textId="77777777" w:rsidR="001013D9" w:rsidRDefault="00CD0B6E">
      <w:pPr>
        <w:pStyle w:val="Overskrift1"/>
      </w:pPr>
      <w:bookmarkStart w:id="6" w:name="bm30"/>
      <w:bookmarkStart w:id="7" w:name="_Toc234315121"/>
      <w:r>
        <w:lastRenderedPageBreak/>
        <w:t>UCPH Internal Programmes</w:t>
      </w:r>
      <w:bookmarkEnd w:id="6"/>
      <w:bookmarkEnd w:id="7"/>
    </w:p>
    <w:p w14:paraId="319494A4" w14:textId="3DFA8335" w:rsidR="001013D9" w:rsidRPr="00C47874" w:rsidRDefault="00CD0B6E">
      <w:pPr>
        <w:spacing w:after="160"/>
        <w:rPr>
          <w:lang w:val="en-US"/>
        </w:rPr>
      </w:pPr>
      <w:r>
        <w:rPr>
          <w:lang w:val="en-US"/>
        </w:rPr>
        <w:t>The University of Copenhagen administers several internal funding instruments through KU Lighthouse, part of UCPH Innovation and External Partnerships. These instruments are exclusively available to UCPH researchers and PhD students, and are typically the first point of entry for a nascent commercial idea. Because they are pre-competitive grants, there are no equity requirements and no requirement to have a CVR number at the point of application.</w:t>
      </w:r>
    </w:p>
    <w:p w14:paraId="2C171A6A" w14:textId="77777777" w:rsidR="001013D9" w:rsidRDefault="00CD0B6E">
      <w:pPr>
        <w:pStyle w:val="Overskrift2"/>
      </w:pPr>
      <w:bookmarkStart w:id="8" w:name="bm31"/>
      <w:bookmarkStart w:id="9" w:name="_Toc234315122"/>
      <w:r>
        <w:t>UCPH Proof of Concept Fund (POC Fund)</w:t>
      </w:r>
      <w:bookmarkEnd w:id="8"/>
      <w:bookmarkEnd w:id="9"/>
    </w:p>
    <w:p w14:paraId="0D5D2F40" w14:textId="4E885222" w:rsidR="001013D9" w:rsidRPr="00C47874" w:rsidRDefault="00CD0B6E">
      <w:pPr>
        <w:spacing w:after="160"/>
        <w:rPr>
          <w:lang w:val="en-US"/>
        </w:rPr>
      </w:pPr>
      <w:r>
        <w:rPr>
          <w:lang w:val="en-US"/>
        </w:rPr>
        <w:t>The POC Fund is managed by KU Lighthouse and is designed to help researchers and PhD students bridge the gap between a research result and a stage where external funding can be sought.</w:t>
      </w:r>
      <w:r>
        <w:rPr>
          <w:rStyle w:val="Sluttnotereferanse"/>
        </w:rPr>
        <w:endnoteReference w:id="3"/>
      </w:r>
      <w:r>
        <w:rPr>
          <w:lang w:val="en-US"/>
        </w:rPr>
        <w:t xml:space="preserve"> The fund operates two tracks: POC-TO-GO, a rapid grant of up to DKK 150,000 for short-horizon experiments, and POC MAX, which provides up to DKK 500,000 for more substantial validation work running 12 to 18 months.</w:t>
      </w:r>
    </w:p>
    <w:p w14:paraId="4AEA5C74" w14:textId="77777777" w:rsidR="001013D9" w:rsidRPr="00C47874" w:rsidRDefault="00CD0B6E">
      <w:pPr>
        <w:spacing w:after="160"/>
        <w:rPr>
          <w:lang w:val="en-US"/>
        </w:rPr>
      </w:pPr>
      <w:r>
        <w:rPr>
          <w:b/>
          <w:bCs/>
          <w:lang w:val="en-US"/>
        </w:rPr>
        <w:t>Amount: POC-TO-GO: up to DKK 150,000. POC MAX: up to DKK 500,000.</w:t>
      </w:r>
    </w:p>
    <w:p w14:paraId="1BE99C71" w14:textId="12E7D825" w:rsidR="001013D9" w:rsidRPr="00C47874" w:rsidRDefault="00CD0B6E">
      <w:pPr>
        <w:spacing w:after="160"/>
        <w:rPr>
          <w:lang w:val="en-US"/>
        </w:rPr>
      </w:pPr>
      <w:r>
        <w:rPr>
          <w:lang w:val="en-US"/>
        </w:rPr>
        <w:t>Timeframe for use: POC-TO-GO is typically scoped for approximately six months. POC MAX projects run for 12 to 18 months. Funds must be spent within the project period and cannot be carried over.</w:t>
      </w:r>
    </w:p>
    <w:p w14:paraId="6C236DC5" w14:textId="77777777" w:rsidR="001013D9" w:rsidRPr="00C47874" w:rsidRDefault="00CD0B6E">
      <w:pPr>
        <w:spacing w:after="160"/>
        <w:rPr>
          <w:lang w:val="en-US"/>
        </w:rPr>
      </w:pPr>
      <w:r>
        <w:rPr>
          <w:lang w:val="en-US"/>
        </w:rPr>
        <w:t>Application frequency: Both tracks operate on a rolling basis with multiple evaluation rounds per year. There is no cap on the number of applications across different projects, although the same project idea cannot be resubmitted without material new evidence.</w:t>
      </w:r>
    </w:p>
    <w:p w14:paraId="26370CCA" w14:textId="3499F74A" w:rsidR="001013D9" w:rsidRDefault="00CD0B6E">
      <w:pPr>
        <w:spacing w:after="160"/>
      </w:pPr>
      <w:r>
        <w:rPr>
          <w:lang w:val="en-US"/>
        </w:rPr>
        <w:t xml:space="preserve">Conditions: The applicant must be a UCPH researcher, defined as an employee or an enrolled PhD student or fellow. The research result must have been generated within UCPH and must have commercial or societal potential. Supported activities include prototype development, IP assessment, market validation, feasibility studies, and early regulatory scoping. Ongoing research of a purely scientific nature, marketing, sales activities, and ongoing operational costs of an already established company are excluded. </w:t>
      </w:r>
      <w:r>
        <w:t>Contact: poc@adm.ku.dk.</w:t>
      </w:r>
    </w:p>
    <w:p w14:paraId="0E237FC5" w14:textId="77777777" w:rsidR="001013D9" w:rsidRDefault="00CD0B6E">
      <w:pPr>
        <w:pStyle w:val="Overskrift2"/>
      </w:pPr>
      <w:bookmarkStart w:id="10" w:name="bm33"/>
      <w:bookmarkStart w:id="11" w:name="_Toc234315123"/>
      <w:r>
        <w:t>UCPH Ventures</w:t>
      </w:r>
      <w:bookmarkEnd w:id="10"/>
      <w:bookmarkEnd w:id="11"/>
    </w:p>
    <w:p w14:paraId="02E95275" w14:textId="77777777" w:rsidR="001013D9" w:rsidRPr="00C47874" w:rsidRDefault="00CD0B6E">
      <w:pPr>
        <w:spacing w:after="160"/>
        <w:rPr>
          <w:lang w:val="en-US"/>
        </w:rPr>
      </w:pPr>
      <w:r>
        <w:rPr>
          <w:lang w:val="en-US"/>
        </w:rPr>
        <w:t>UCPH Ventures is a limited liability company established by the University of Copenhagen to invest in spin-outs founded on inventions by UCPH researchers where the IP rights are owned by the university.</w:t>
      </w:r>
      <w:r>
        <w:rPr>
          <w:rStyle w:val="Sluttnotereferanse"/>
        </w:rPr>
        <w:endnoteReference w:id="4"/>
      </w:r>
      <w:r>
        <w:rPr>
          <w:lang w:val="en-US"/>
        </w:rPr>
        <w:t xml:space="preserve"> It operates as a side fund to Eir Ventures, a Nordic life science focused venture fund, under a co-investment agreement.</w:t>
      </w:r>
    </w:p>
    <w:p w14:paraId="4C0CF439" w14:textId="77777777" w:rsidR="001013D9" w:rsidRPr="00C47874" w:rsidRDefault="00CD0B6E">
      <w:pPr>
        <w:spacing w:after="160"/>
        <w:rPr>
          <w:lang w:val="en-US"/>
        </w:rPr>
      </w:pPr>
      <w:r>
        <w:rPr>
          <w:b/>
          <w:bCs/>
          <w:lang w:val="en-US"/>
        </w:rPr>
        <w:t>Amount: UCPH Ventures has a capital commitment of DKK 15 million deployed across eligible spin-outs. Ticket sizes are not publicly fixed but are commercially negotiated based on stage and need.</w:t>
      </w:r>
    </w:p>
    <w:p w14:paraId="2801FE83" w14:textId="77777777" w:rsidR="001013D9" w:rsidRPr="00C47874" w:rsidRDefault="00CD0B6E">
      <w:pPr>
        <w:spacing w:after="160"/>
        <w:rPr>
          <w:lang w:val="en-US"/>
        </w:rPr>
      </w:pPr>
      <w:r>
        <w:rPr>
          <w:lang w:val="en-US"/>
        </w:rPr>
        <w:t>Timeframe: Equity investment with no fixed spend-down period. The fund is ongoing.</w:t>
      </w:r>
    </w:p>
    <w:p w14:paraId="6F8D9CDC" w14:textId="77777777" w:rsidR="001013D9" w:rsidRPr="00C47874" w:rsidRDefault="00CD0B6E">
      <w:pPr>
        <w:spacing w:after="160"/>
        <w:rPr>
          <w:lang w:val="en-US"/>
        </w:rPr>
      </w:pPr>
      <w:r>
        <w:rPr>
          <w:lang w:val="en-US"/>
        </w:rPr>
        <w:t>Application frequency: No open calls. Investment decisions are made case-by-case in collaboration with Eir Ventures. Initial contact: lighthouse@ku.dk.</w:t>
      </w:r>
    </w:p>
    <w:p w14:paraId="26C7A9BF" w14:textId="75A67361" w:rsidR="001013D9" w:rsidRPr="00C47874" w:rsidRDefault="00CD0B6E">
      <w:pPr>
        <w:spacing w:after="160"/>
        <w:rPr>
          <w:lang w:val="en-US"/>
        </w:rPr>
      </w:pPr>
      <w:r>
        <w:rPr>
          <w:lang w:val="en-US"/>
        </w:rPr>
        <w:t>Conditions: The spin-out must be established based on UCPH inventions where the university holds IP rights. In practice the fund has focused primarily on life science, reflecting Eir Ventures' core mandate, although the formal mandate is not sector-restricted.</w:t>
      </w:r>
    </w:p>
    <w:p w14:paraId="54C7C7BF" w14:textId="77777777" w:rsidR="001013D9" w:rsidRPr="00C47874" w:rsidRDefault="00CD0B6E">
      <w:pPr>
        <w:spacing w:after="160"/>
        <w:rPr>
          <w:lang w:val="en-US"/>
        </w:rPr>
      </w:pPr>
      <w:r>
        <w:rPr>
          <w:lang w:val="en-US"/>
        </w:rPr>
        <w:t xml:space="preserve">Licence agreements: Since January 2026 all Danish universities have adopted standardised national licence agreements (Model A and Model B), following the political agreement of 26 January 2026 implementing the recommendations of the government's Taskforce for </w:t>
      </w:r>
      <w:r>
        <w:rPr>
          <w:lang w:val="en-US"/>
        </w:rPr>
        <w:lastRenderedPageBreak/>
        <w:t>Strengthened Knowledge and Technology Transfer.</w:t>
      </w:r>
      <w:r>
        <w:rPr>
          <w:rStyle w:val="Sluttnotereferanse"/>
        </w:rPr>
        <w:endnoteReference w:id="5"/>
      </w:r>
      <w:r>
        <w:rPr>
          <w:lang w:val="en-US"/>
        </w:rPr>
        <w:t xml:space="preserve"> These models provide shorter negotiation times, clearer IP terms, and a faster pathway from research to company creation.</w:t>
      </w:r>
    </w:p>
    <w:p w14:paraId="0F46CF8B" w14:textId="77777777" w:rsidR="001013D9" w:rsidRPr="00C47874" w:rsidRDefault="00CD0B6E">
      <w:pPr>
        <w:rPr>
          <w:lang w:val="en-US"/>
        </w:rPr>
      </w:pPr>
      <w:r>
        <w:rPr>
          <w:lang w:val="en-US"/>
        </w:rPr>
        <w:br w:type="page"/>
      </w:r>
    </w:p>
    <w:p w14:paraId="2A94C337" w14:textId="77777777" w:rsidR="001013D9" w:rsidRDefault="00CD0B6E">
      <w:pPr>
        <w:pStyle w:val="Overskrift1"/>
      </w:pPr>
      <w:bookmarkStart w:id="12" w:name="bm40"/>
      <w:bookmarkStart w:id="13" w:name="_Toc234315124"/>
      <w:r>
        <w:lastRenderedPageBreak/>
        <w:t>Danish National Programmes</w:t>
      </w:r>
      <w:bookmarkEnd w:id="12"/>
      <w:bookmarkEnd w:id="13"/>
    </w:p>
    <w:p w14:paraId="2811E5E8" w14:textId="77777777" w:rsidR="001013D9" w:rsidRPr="00C47874" w:rsidRDefault="00CD0B6E">
      <w:pPr>
        <w:spacing w:after="160"/>
        <w:rPr>
          <w:lang w:val="en-US"/>
        </w:rPr>
      </w:pPr>
      <w:r>
        <w:rPr>
          <w:lang w:val="en-US"/>
        </w:rPr>
        <w:t>Denmark's national innovation funding landscape is anchored by Innovation Fund Denmark (Innovationsfonden), the Novo Nordisk Foundation (NNF), and the Danish Export and Investment Fund (EIFO, formed in 2023 by merging Vækstfonden, EKF, and the Green Investment Fund). Together these bodies provide instruments spanning the full spectrum from pre-CVR proof-of-concept to growth-stage company financing.</w:t>
      </w:r>
    </w:p>
    <w:p w14:paraId="51ADAF5A" w14:textId="77777777" w:rsidR="001013D9" w:rsidRDefault="00CD0B6E">
      <w:pPr>
        <w:pStyle w:val="Overskrift2"/>
      </w:pPr>
      <w:bookmarkStart w:id="14" w:name="bm41"/>
      <w:bookmarkStart w:id="15" w:name="_Toc234315125"/>
      <w:r>
        <w:t>Innovation Fund Denmark: Innoexplorer</w:t>
      </w:r>
      <w:bookmarkEnd w:id="14"/>
      <w:bookmarkEnd w:id="15"/>
    </w:p>
    <w:p w14:paraId="0F2CE0C5" w14:textId="77777777" w:rsidR="001013D9" w:rsidRPr="00C47874" w:rsidRDefault="00CD0B6E">
      <w:pPr>
        <w:spacing w:after="160"/>
        <w:rPr>
          <w:lang w:val="en-US"/>
        </w:rPr>
      </w:pPr>
      <w:r>
        <w:rPr>
          <w:lang w:val="en-US"/>
        </w:rPr>
        <w:t>Innoexplorer is the primary Danish national grant for researchers who have generated a result with commercial potential that is still at a pre-commercial stage. The programme is explicitly designed for the pre-spin-out phase: the stated goal is for the funded work to lead to a start-up, spin-out, non-profit, or social enterprise.</w:t>
      </w:r>
      <w:r>
        <w:rPr>
          <w:rStyle w:val="Sluttnotereferanse"/>
        </w:rPr>
        <w:endnoteReference w:id="6"/>
      </w:r>
      <w:r>
        <w:rPr>
          <w:lang w:val="en-US"/>
        </w:rPr>
        <w:t xml:space="preserve"> An already established company cannot be the main beneficiary of the investment.</w:t>
      </w:r>
    </w:p>
    <w:p w14:paraId="47B7AD93" w14:textId="77777777" w:rsidR="001013D9" w:rsidRPr="00C47874" w:rsidRDefault="00CD0B6E">
      <w:pPr>
        <w:spacing w:after="160"/>
        <w:rPr>
          <w:lang w:val="en-US"/>
        </w:rPr>
      </w:pPr>
      <w:r>
        <w:rPr>
          <w:b/>
          <w:bCs/>
          <w:lang w:val="en-US"/>
        </w:rPr>
        <w:t>Amount: DKK 500,000 to DKK 1,500,000 per project, inclusive of overhead. Larger projects may be structured as sequential sub-projects of up to 12 months each. A new sub-project application cannot be submitted until six months before the end of the current sub-project.</w:t>
      </w:r>
    </w:p>
    <w:p w14:paraId="6C8AA93B" w14:textId="77777777" w:rsidR="001013D9" w:rsidRPr="00C47874" w:rsidRDefault="00CD0B6E">
      <w:pPr>
        <w:spacing w:after="160"/>
        <w:rPr>
          <w:lang w:val="en-US"/>
        </w:rPr>
      </w:pPr>
      <w:r>
        <w:rPr>
          <w:lang w:val="en-US"/>
        </w:rPr>
        <w:t>Timeframe: Up to 12 months per project or sub-project. Eligible costs include applicant and team salaries, materials, equipment, and external knowledge providers. Marketing and test-sales costs are excluded.</w:t>
      </w:r>
    </w:p>
    <w:p w14:paraId="1E8B2B8E" w14:textId="77777777" w:rsidR="001013D9" w:rsidRPr="00C47874" w:rsidRDefault="00CD0B6E">
      <w:pPr>
        <w:spacing w:after="160"/>
        <w:rPr>
          <w:lang w:val="en-US"/>
        </w:rPr>
      </w:pPr>
      <w:r>
        <w:rPr>
          <w:lang w:val="en-US"/>
        </w:rPr>
        <w:t>Application frequency: Three Innoexplorer rounds per year.</w:t>
      </w:r>
      <w:r>
        <w:rPr>
          <w:rStyle w:val="Sluttnotereferanse"/>
        </w:rPr>
        <w:endnoteReference w:id="7"/>
      </w:r>
      <w:r>
        <w:rPr>
          <w:lang w:val="en-US"/>
        </w:rPr>
        <w:t xml:space="preserve"> UCPH operates an internal Expression of Interest (EoI) process: researchers submit to an internal Lighthouse panel before being assisted with a full application and statement of support.</w:t>
      </w:r>
    </w:p>
    <w:p w14:paraId="5C12A872" w14:textId="2083C80E" w:rsidR="001013D9" w:rsidRPr="00C47874" w:rsidRDefault="00CD0B6E">
      <w:pPr>
        <w:spacing w:after="160"/>
        <w:rPr>
          <w:lang w:val="en-US"/>
        </w:rPr>
      </w:pPr>
      <w:r>
        <w:rPr>
          <w:lang w:val="en-US"/>
        </w:rPr>
        <w:t>Conditions: Main applicants must be employed at a public research or educational institution or hospital. Application submitted via the national E-grant system. Must include up to six slides on the problem, research results, and business ideas. Assessment criteria: novelty and commercial potential, applicant qualifications, and feasibility of the plan. Reapplicants or those seeking additional funding for a prior Innoexplorer project must also submit an EoI.</w:t>
      </w:r>
    </w:p>
    <w:p w14:paraId="52D510A7" w14:textId="77777777" w:rsidR="001013D9" w:rsidRDefault="00CD0B6E">
      <w:pPr>
        <w:pStyle w:val="Overskrift2"/>
      </w:pPr>
      <w:bookmarkStart w:id="16" w:name="bm42"/>
      <w:bookmarkStart w:id="17" w:name="_Toc234315126"/>
      <w:r>
        <w:t>Innovation Fund Denmark: Innofounder</w:t>
      </w:r>
      <w:bookmarkEnd w:id="16"/>
      <w:bookmarkEnd w:id="17"/>
    </w:p>
    <w:p w14:paraId="52ECBE71" w14:textId="77777777" w:rsidR="001013D9" w:rsidRPr="00C47874" w:rsidRDefault="00CD0B6E">
      <w:pPr>
        <w:spacing w:after="160"/>
        <w:rPr>
          <w:lang w:val="en-US"/>
        </w:rPr>
      </w:pPr>
      <w:r>
        <w:rPr>
          <w:lang w:val="en-US"/>
        </w:rPr>
        <w:t>Innofounder is a 12-month full-time incubator programme for entrepreneurs with higher education who are in the very early stages of building a company. It is one of the largest incubators in the Nordic region, with an intake of over 100 start-ups per year.</w:t>
      </w:r>
      <w:r>
        <w:rPr>
          <w:rStyle w:val="Sluttnotereferanse"/>
        </w:rPr>
        <w:endnoteReference w:id="8"/>
      </w:r>
      <w:r>
        <w:rPr>
          <w:lang w:val="en-US"/>
        </w:rPr>
        <w:t xml:space="preserve"> The programme provides a salary-replacement grant, a development grant, a permanent mentor, and structured training.</w:t>
      </w:r>
    </w:p>
    <w:p w14:paraId="5F52E4D8" w14:textId="77777777" w:rsidR="001013D9" w:rsidRPr="00C47874" w:rsidRDefault="00CD0B6E">
      <w:pPr>
        <w:spacing w:after="160"/>
        <w:rPr>
          <w:lang w:val="en-US"/>
        </w:rPr>
      </w:pPr>
      <w:r>
        <w:rPr>
          <w:b/>
          <w:bCs/>
          <w:lang w:val="en-US"/>
        </w:rPr>
        <w:t>Amount: DKK 27,500 per month for 12 months (DKK 330,000 total) plus a one-time development grant of DKK 100,000. Total package per founder: DKK 430,000. Teams of up to three founders may each receive their own grant.</w:t>
      </w:r>
    </w:p>
    <w:p w14:paraId="0A220C9C" w14:textId="77777777" w:rsidR="001013D9" w:rsidRPr="00C47874" w:rsidRDefault="00CD0B6E">
      <w:pPr>
        <w:spacing w:after="160"/>
        <w:rPr>
          <w:lang w:val="en-US"/>
        </w:rPr>
      </w:pPr>
      <w:r>
        <w:rPr>
          <w:lang w:val="en-US"/>
        </w:rPr>
        <w:t>Timeframe: Exactly 12 months. After the programme, salary financing and dedicated mentoring cease, but founders are invited to remain in the Innofounder community permanently with ongoing access to platform events, pitch tracks, and funding tracks.</w:t>
      </w:r>
    </w:p>
    <w:p w14:paraId="574A83DA" w14:textId="77777777" w:rsidR="001013D9" w:rsidRPr="00C47874" w:rsidRDefault="00CD0B6E">
      <w:pPr>
        <w:spacing w:after="160"/>
        <w:rPr>
          <w:lang w:val="en-US"/>
        </w:rPr>
      </w:pPr>
      <w:r>
        <w:rPr>
          <w:lang w:val="en-US"/>
        </w:rPr>
        <w:t>Application frequency: Two rounds per year (round 1 typically January to February; round 2 typically autumn). In 2025 the programme was partially thematised within green technology and innovation; life science, health, and welfare technology; and critical and digital technologies. Non-thematised funds are also available.</w:t>
      </w:r>
    </w:p>
    <w:p w14:paraId="60B13176" w14:textId="77777777" w:rsidR="001013D9" w:rsidRPr="00C47874" w:rsidRDefault="00CD0B6E">
      <w:pPr>
        <w:spacing w:after="160"/>
        <w:rPr>
          <w:lang w:val="en-US"/>
        </w:rPr>
      </w:pPr>
      <w:r>
        <w:rPr>
          <w:lang w:val="en-US"/>
        </w:rPr>
        <w:lastRenderedPageBreak/>
        <w:t xml:space="preserve">Conditions: Applicant must have completed higher education before the programme starts. Teams of up to three founders may apply. The company must be primarily based on the entrepreneurial idea and must not have significant revenue from other existing products. </w:t>
      </w:r>
      <w:r w:rsidRPr="00C342F4">
        <w:rPr>
          <w:highlight w:val="yellow"/>
          <w:lang w:val="en-US"/>
        </w:rPr>
        <w:t>A Danish CVR number is required at programme start (not at application).</w:t>
      </w:r>
      <w:r>
        <w:rPr>
          <w:lang w:val="en-US"/>
        </w:rPr>
        <w:t xml:space="preserve"> Full-time commitment is mandatory. Non-EU/EEA applicants must hold a Start-up Denmark visa or have studied or worked in Denmark for at least one year. The grant is awarded to the individual and is treated as personal income for tax purposes.</w:t>
      </w:r>
    </w:p>
    <w:p w14:paraId="08C371F5" w14:textId="77777777" w:rsidR="001013D9" w:rsidRDefault="00CD0B6E">
      <w:pPr>
        <w:pStyle w:val="Overskrift2"/>
      </w:pPr>
      <w:bookmarkStart w:id="18" w:name="bm43"/>
      <w:bookmarkStart w:id="19" w:name="_Toc234315127"/>
      <w:commentRangeStart w:id="20"/>
      <w:r>
        <w:t>Innovation Fund Denmark: Innobooster</w:t>
      </w:r>
      <w:bookmarkEnd w:id="18"/>
      <w:bookmarkEnd w:id="19"/>
      <w:commentRangeEnd w:id="20"/>
      <w:r w:rsidR="009C5DE3">
        <w:rPr>
          <w:rStyle w:val="Merknadsreferanse"/>
          <w:sz w:val="32"/>
          <w:szCs w:val="32"/>
        </w:rPr>
        <w:commentReference w:id="20"/>
      </w:r>
    </w:p>
    <w:p w14:paraId="4CF781AB" w14:textId="77777777" w:rsidR="001013D9" w:rsidRPr="00C47874" w:rsidRDefault="00CD0B6E">
      <w:pPr>
        <w:spacing w:after="160"/>
        <w:rPr>
          <w:lang w:val="en-US"/>
        </w:rPr>
      </w:pPr>
      <w:r>
        <w:rPr>
          <w:lang w:val="en-US"/>
        </w:rPr>
        <w:t>Innobooster is the primary Danish grant programme for companies wishing to develop or mature an innovative product, service, or process. It requires the applicant to be a registered company and co-finances high-risk, knowledge-based development activities at 35% of eligible costs.</w:t>
      </w:r>
      <w:r>
        <w:rPr>
          <w:rStyle w:val="Sluttnotereferanse"/>
        </w:rPr>
        <w:endnoteReference w:id="9"/>
      </w:r>
      <w:r>
        <w:rPr>
          <w:lang w:val="en-US"/>
        </w:rPr>
        <w:t xml:space="preserve"> It is one of the most popular funding schemes for Danish start-ups and SMEs.</w:t>
      </w:r>
    </w:p>
    <w:p w14:paraId="4E3669C4" w14:textId="77777777" w:rsidR="001013D9" w:rsidRPr="00C47874" w:rsidRDefault="00CD0B6E">
      <w:pPr>
        <w:spacing w:after="160"/>
        <w:rPr>
          <w:lang w:val="en-US"/>
        </w:rPr>
      </w:pPr>
      <w:r>
        <w:rPr>
          <w:b/>
          <w:bCs/>
          <w:lang w:val="en-US"/>
        </w:rPr>
        <w:t>Amount: DKK 200,000 to DKK 5,000,000. IFD co-finances a maximum of 35% of eligible project costs; the remaining 65% is co-financed by the company.</w:t>
      </w:r>
    </w:p>
    <w:p w14:paraId="18846C95" w14:textId="77777777" w:rsidR="001013D9" w:rsidRPr="00C47874" w:rsidRDefault="00CD0B6E">
      <w:pPr>
        <w:spacing w:after="160"/>
        <w:rPr>
          <w:lang w:val="en-US"/>
        </w:rPr>
      </w:pPr>
      <w:r>
        <w:rPr>
          <w:lang w:val="en-US"/>
        </w:rPr>
        <w:t>Timeframe: Up to 24 months per project. Eligible costs: salaries for employees working on the project, external knowledge providers, equipment, and materials. Excluded: operational optimisation, rent, transport, office staff, strategy and business development, sales and marketing, and investor relations.</w:t>
      </w:r>
    </w:p>
    <w:p w14:paraId="2B464495" w14:textId="77777777" w:rsidR="001013D9" w:rsidRPr="00C47874" w:rsidRDefault="00CD0B6E">
      <w:pPr>
        <w:spacing w:after="160"/>
        <w:rPr>
          <w:lang w:val="en-US"/>
        </w:rPr>
      </w:pPr>
      <w:r>
        <w:rPr>
          <w:lang w:val="en-US"/>
        </w:rPr>
        <w:t>Application frequency: Rolling, as long as the programme is open. The annual budget is distributed across themed pools tied to calendar periods.</w:t>
      </w:r>
      <w:r>
        <w:rPr>
          <w:rStyle w:val="Sluttnotereferanse"/>
        </w:rPr>
        <w:endnoteReference w:id="10"/>
      </w:r>
      <w:r>
        <w:rPr>
          <w:lang w:val="en-US"/>
        </w:rPr>
        <w:t xml:space="preserve"> Previous grants do not prevent re-application; each application competes as a new one.</w:t>
      </w:r>
    </w:p>
    <w:p w14:paraId="41C1C14D" w14:textId="30ACA756" w:rsidR="001013D9" w:rsidRDefault="00CD0B6E">
      <w:pPr>
        <w:spacing w:after="160"/>
      </w:pPr>
      <w:r>
        <w:rPr>
          <w:lang w:val="en-US"/>
        </w:rPr>
        <w:t xml:space="preserve">Conditions: Valid Danish CVR number. Must qualify as an SME under EU rules (fewer than 250 employees; turnover below EUR 50M or balance below EUR 43M). Must have either raised at least DKK 100,000 in risk capital or development grants within the last three years or have a gross profit of at least DKK 250,000 in one of the last three published annual accounts. </w:t>
      </w:r>
      <w:r>
        <w:t>Project must be conducted solely by the applicant company.</w:t>
      </w:r>
    </w:p>
    <w:p w14:paraId="41217127" w14:textId="77777777" w:rsidR="001013D9" w:rsidRDefault="00CD0B6E">
      <w:pPr>
        <w:pStyle w:val="Overskrift2"/>
      </w:pPr>
      <w:bookmarkStart w:id="21" w:name="bm44"/>
      <w:bookmarkStart w:id="22" w:name="_Toc234315128"/>
      <w:commentRangeStart w:id="23"/>
      <w:r>
        <w:t>Innovation Fund Denmark: Grand Solutions</w:t>
      </w:r>
      <w:bookmarkEnd w:id="21"/>
      <w:bookmarkEnd w:id="22"/>
      <w:commentRangeEnd w:id="23"/>
      <w:r w:rsidR="00334038">
        <w:rPr>
          <w:rStyle w:val="Merknadsreferanse"/>
          <w:sz w:val="32"/>
          <w:szCs w:val="32"/>
        </w:rPr>
        <w:commentReference w:id="23"/>
      </w:r>
    </w:p>
    <w:p w14:paraId="3AFEB844" w14:textId="77777777" w:rsidR="001013D9" w:rsidRPr="00C47874" w:rsidRDefault="00CD0B6E">
      <w:pPr>
        <w:spacing w:after="160"/>
        <w:rPr>
          <w:lang w:val="en-US"/>
        </w:rPr>
      </w:pPr>
      <w:r>
        <w:rPr>
          <w:lang w:val="en-US"/>
        </w:rPr>
        <w:t xml:space="preserve">Grand Solutions funds </w:t>
      </w:r>
      <w:r w:rsidRPr="009C5DE3">
        <w:rPr>
          <w:b/>
          <w:bCs/>
          <w:lang w:val="en-US"/>
        </w:rPr>
        <w:t>large collaborative projects</w:t>
      </w:r>
      <w:r>
        <w:rPr>
          <w:lang w:val="en-US"/>
        </w:rPr>
        <w:t xml:space="preserve"> based on excellent research focused on solutions of considerable societal value. It requires substantive involvement from both public research institutions and companies.</w:t>
      </w:r>
      <w:r>
        <w:rPr>
          <w:rStyle w:val="Sluttnotereferanse"/>
        </w:rPr>
        <w:endnoteReference w:id="11"/>
      </w:r>
      <w:r>
        <w:rPr>
          <w:lang w:val="en-US"/>
        </w:rPr>
        <w:t xml:space="preserve"> For a spin-out, it is most relevant as a vehicle for collaboration with a university partner or for a growth-stage company seeking to undertake ambitious R&amp;D alongside researchers.</w:t>
      </w:r>
    </w:p>
    <w:p w14:paraId="58EFCD09" w14:textId="77777777" w:rsidR="001013D9" w:rsidRPr="00C47874" w:rsidRDefault="00CD0B6E">
      <w:pPr>
        <w:spacing w:after="160"/>
        <w:rPr>
          <w:lang w:val="en-US"/>
        </w:rPr>
      </w:pPr>
      <w:r>
        <w:rPr>
          <w:b/>
          <w:bCs/>
          <w:lang w:val="en-US"/>
        </w:rPr>
        <w:t>Amount: DKK 5 million and above, in practice up to DKK 40 million or more. Co-financing rates: SMEs 35–75%, large companies 25–65%, research institutions up to 90% plus overhead.</w:t>
      </w:r>
    </w:p>
    <w:p w14:paraId="0299C54A" w14:textId="77777777" w:rsidR="001013D9" w:rsidRPr="00C47874" w:rsidRDefault="00CD0B6E">
      <w:pPr>
        <w:spacing w:after="160"/>
        <w:rPr>
          <w:lang w:val="en-US"/>
        </w:rPr>
      </w:pPr>
      <w:r>
        <w:rPr>
          <w:lang w:val="en-US"/>
        </w:rPr>
        <w:t>Timeframe: Between 1 and 5 years depending on project scope.</w:t>
      </w:r>
    </w:p>
    <w:p w14:paraId="60325463" w14:textId="77777777" w:rsidR="001013D9" w:rsidRPr="00C47874" w:rsidRDefault="00CD0B6E">
      <w:pPr>
        <w:spacing w:after="160"/>
        <w:rPr>
          <w:lang w:val="en-US"/>
        </w:rPr>
      </w:pPr>
      <w:r>
        <w:rPr>
          <w:lang w:val="en-US"/>
        </w:rPr>
        <w:t>Application frequency: Twice per year. Theme-based calls: deadline in March. Open call: deadline in June. Both Danish and international companies and research institutions may apply.</w:t>
      </w:r>
    </w:p>
    <w:p w14:paraId="05DC5621" w14:textId="77777777" w:rsidR="001013D9" w:rsidRPr="00C47874" w:rsidRDefault="00CD0B6E">
      <w:pPr>
        <w:spacing w:after="160"/>
        <w:rPr>
          <w:lang w:val="en-US"/>
        </w:rPr>
      </w:pPr>
      <w:r>
        <w:rPr>
          <w:lang w:val="en-US"/>
        </w:rPr>
        <w:t>Conditions: Projects must involve genuine collaboration between at least one company and at least one public research institution. Must address a significant societal challenge or economic opportunity with a clear research agenda and a realistic path to commercialisation or societal impact.</w:t>
      </w:r>
    </w:p>
    <w:p w14:paraId="102D98DF" w14:textId="77777777" w:rsidR="00196807" w:rsidRDefault="00F25419">
      <w:pPr>
        <w:pStyle w:val="Overskrift2"/>
        <w:rPr>
          <w:ins w:id="24" w:author="JENE" w:date="2026-07-08T00:00:00Z"/>
        </w:rPr>
      </w:pPr>
      <w:bookmarkStart w:id="25" w:name="_Toc90090001"/>
      <w:commentRangeStart w:id="26"/>
      <w:ins w:id="27" w:author="JENE" w:date="2026-07-08T00:00:00Z">
        <w:r>
          <w:lastRenderedPageBreak/>
          <w:t>Innovation Fund Denmark: Industrial PhD and Industrial Postdoc</w:t>
        </w:r>
      </w:ins>
      <w:bookmarkEnd w:id="25"/>
      <w:commentRangeEnd w:id="26"/>
      <w:r w:rsidR="00E7374B">
        <w:rPr>
          <w:rStyle w:val="Merknadsreferanse"/>
          <w:sz w:val="32"/>
          <w:szCs w:val="32"/>
        </w:rPr>
        <w:commentReference w:id="26"/>
      </w:r>
    </w:p>
    <w:p w14:paraId="404E6E2A" w14:textId="77777777" w:rsidR="00196807" w:rsidRDefault="00F25419">
      <w:pPr>
        <w:spacing w:after="160"/>
        <w:rPr>
          <w:ins w:id="28" w:author="JENE" w:date="2026-07-08T00:00:00Z"/>
          <w:lang w:val="en-US"/>
        </w:rPr>
      </w:pPr>
      <w:ins w:id="29" w:author="JENE" w:date="2026-07-08T00:00:00Z">
        <w:r>
          <w:rPr>
            <w:lang w:val="en-US"/>
          </w:rPr>
          <w:t>The Industrial Researcher programme funds applied research carried out jointly by a company, a candidate, and a university. The candidate is employed by the company and enrolled at (Industrial PhD) or hosted with (Industrial Postdoc) the university, splitting time between the two. It is a well-established route for a UCPH spin-out to fund a research hire while retaining a formal academic link.</w:t>
        </w:r>
        <w:r>
          <w:rPr>
            <w:rStyle w:val="Sluttnotereferanse"/>
          </w:rPr>
          <w:endnoteReference w:id="12"/>
        </w:r>
      </w:ins>
    </w:p>
    <w:p w14:paraId="405E7378" w14:textId="77777777" w:rsidR="00196807" w:rsidRDefault="00F25419">
      <w:pPr>
        <w:spacing w:after="160"/>
        <w:rPr>
          <w:ins w:id="31" w:author="JENE" w:date="2026-07-08T00:00:00Z"/>
          <w:lang w:val="en-US"/>
        </w:rPr>
      </w:pPr>
      <w:ins w:id="32" w:author="JENE" w:date="2026-07-08T00:00:00Z">
        <w:r>
          <w:rPr>
            <w:lang w:val="en-US"/>
          </w:rPr>
          <w:t>Amount: Industrial PhD: company grant DKK 712,000 (DKK 612,000 salary plus DKK 100,000 travel) and a fixed university grant of DKK 360,000 including overhead. Industrial Postdoc: up to DKK 22,000 per month to the company toward salary, DKK 2,500 per month travel, and up to DKK 10,000 per month to the research institution.</w:t>
        </w:r>
      </w:ins>
    </w:p>
    <w:p w14:paraId="0280941F" w14:textId="77777777" w:rsidR="00196807" w:rsidRDefault="00F25419">
      <w:pPr>
        <w:spacing w:after="160"/>
        <w:rPr>
          <w:ins w:id="33" w:author="JENE" w:date="2026-07-08T00:00:00Z"/>
          <w:lang w:val="en-US"/>
        </w:rPr>
      </w:pPr>
      <w:ins w:id="34" w:author="JENE" w:date="2026-07-08T00:00:00Z">
        <w:r>
          <w:rPr>
            <w:lang w:val="en-US"/>
          </w:rPr>
          <w:t>Timeframe: Industrial PhD runs three years (the length of the PhD). Industrial Postdoc runs one to two years.</w:t>
        </w:r>
      </w:ins>
    </w:p>
    <w:p w14:paraId="19BF0E5B" w14:textId="77777777" w:rsidR="00196807" w:rsidRDefault="00F25419">
      <w:pPr>
        <w:spacing w:after="160"/>
        <w:rPr>
          <w:ins w:id="35" w:author="JENE" w:date="2026-07-08T00:00:00Z"/>
          <w:lang w:val="en-US"/>
        </w:rPr>
      </w:pPr>
      <w:ins w:id="36" w:author="JENE" w:date="2026-07-08T00:00:00Z">
        <w:r>
          <w:rPr>
            <w:lang w:val="en-US"/>
          </w:rPr>
          <w:t>Application frequency: Rolling, with periodic cut-offs published by Innovation Fund Denmark across the year, for both private-sector and public-sector variants.</w:t>
        </w:r>
      </w:ins>
    </w:p>
    <w:p w14:paraId="5196692A" w14:textId="77777777" w:rsidR="00196807" w:rsidRDefault="00F25419">
      <w:pPr>
        <w:spacing w:after="160"/>
        <w:rPr>
          <w:ins w:id="37" w:author="JENE" w:date="2026-07-08T00:00:00Z"/>
          <w:lang w:val="en-US"/>
        </w:rPr>
      </w:pPr>
      <w:ins w:id="38" w:author="JENE" w:date="2026-07-08T00:00:00Z">
        <w:r>
          <w:rPr>
            <w:lang w:val="en-US"/>
          </w:rPr>
          <w:t>Conditions: The company must have a geographical department in Denmark (or Greenland or the Faroe Islands) with the finances and facilities to run the project, and the university must assign a supervisor. The PhD candidate must meet the grade requirements; the postdoc must have obtained the PhD no more than five years before application. For an incorporated UCPH spin-out this is a way to co-fund an embedded researcher; note the candidate is employed by the company, not the university.</w:t>
        </w:r>
      </w:ins>
    </w:p>
    <w:p w14:paraId="70E0D347" w14:textId="77777777" w:rsidR="001013D9" w:rsidRDefault="00CD0B6E">
      <w:pPr>
        <w:pStyle w:val="Overskrift2"/>
      </w:pPr>
      <w:bookmarkStart w:id="39" w:name="bm45"/>
      <w:bookmarkStart w:id="40" w:name="_Toc234315129"/>
      <w:commentRangeStart w:id="41"/>
      <w:r>
        <w:t>Novo Nordisk Foundation: Pioneer Innovator Grant</w:t>
      </w:r>
      <w:bookmarkEnd w:id="39"/>
      <w:bookmarkEnd w:id="40"/>
      <w:commentRangeEnd w:id="41"/>
      <w:r w:rsidR="00521A12">
        <w:rPr>
          <w:rStyle w:val="Merknadsreferanse"/>
          <w:sz w:val="32"/>
          <w:szCs w:val="32"/>
        </w:rPr>
        <w:commentReference w:id="41"/>
      </w:r>
    </w:p>
    <w:p w14:paraId="7C1639D5" w14:textId="77777777" w:rsidR="001013D9" w:rsidRPr="00C47874" w:rsidRDefault="00CD0B6E">
      <w:pPr>
        <w:spacing w:after="160"/>
        <w:rPr>
          <w:lang w:val="en-US"/>
        </w:rPr>
      </w:pPr>
      <w:r>
        <w:rPr>
          <w:lang w:val="en-US"/>
        </w:rPr>
        <w:t xml:space="preserve">The Pioneer Innovator Grant accelerates the commercialisation of research findings in health and sustainability at the earliest commercial stage, before proof-of-concept. </w:t>
      </w:r>
      <w:r w:rsidRPr="001D27FC">
        <w:rPr>
          <w:b/>
          <w:bCs/>
          <w:lang w:val="en-US"/>
        </w:rPr>
        <w:t>The grant is explicitly pre-CVR:</w:t>
      </w:r>
      <w:r>
        <w:rPr>
          <w:lang w:val="en-US"/>
        </w:rPr>
        <w:t xml:space="preserve"> if a company is established during the grant period, the Foundation must be informed and remaining funds are redirected.</w:t>
      </w:r>
      <w:r>
        <w:rPr>
          <w:rStyle w:val="Sluttnotereferanse"/>
        </w:rPr>
        <w:endnoteReference w:id="13"/>
      </w:r>
    </w:p>
    <w:p w14:paraId="7BB5A812" w14:textId="77777777" w:rsidR="001013D9" w:rsidRPr="00C47874" w:rsidRDefault="00CD0B6E">
      <w:pPr>
        <w:spacing w:after="160"/>
        <w:rPr>
          <w:lang w:val="en-US"/>
        </w:rPr>
      </w:pPr>
      <w:r>
        <w:rPr>
          <w:b/>
          <w:bCs/>
          <w:lang w:val="en-US"/>
        </w:rPr>
        <w:t>Amount: Up to DKK 1,200,000 per grant, for one year. The combined annual budget for both Pioneer and Distinguished Innovator Grants is DKK 190 million, covering Health and Sustainability areas.</w:t>
      </w:r>
    </w:p>
    <w:p w14:paraId="02FDB8F2" w14:textId="77777777" w:rsidR="001013D9" w:rsidRPr="00C47874" w:rsidRDefault="00CD0B6E">
      <w:pPr>
        <w:spacing w:after="160"/>
        <w:rPr>
          <w:lang w:val="en-US"/>
        </w:rPr>
      </w:pPr>
      <w:r>
        <w:rPr>
          <w:lang w:val="en-US"/>
        </w:rPr>
        <w:t>Timeframe: One year. The institution administering the grant must be a non-profit.</w:t>
      </w:r>
    </w:p>
    <w:p w14:paraId="5AACDFDF" w14:textId="77777777" w:rsidR="001013D9" w:rsidRPr="00C47874" w:rsidRDefault="00CD0B6E">
      <w:pPr>
        <w:spacing w:after="160"/>
        <w:rPr>
          <w:lang w:val="en-US"/>
        </w:rPr>
      </w:pPr>
      <w:r>
        <w:rPr>
          <w:lang w:val="en-US"/>
        </w:rPr>
        <w:t>Application frequency: Annual, with a deadline typically in September. Open to Nordic applicants. UCPH contact: innovation@sund.ku.dk.</w:t>
      </w:r>
    </w:p>
    <w:p w14:paraId="3515648D" w14:textId="77777777" w:rsidR="001013D9" w:rsidRPr="00C47874" w:rsidRDefault="00CD0B6E">
      <w:pPr>
        <w:spacing w:after="160"/>
        <w:rPr>
          <w:lang w:val="en-US"/>
        </w:rPr>
      </w:pPr>
      <w:r>
        <w:rPr>
          <w:lang w:val="en-US"/>
        </w:rPr>
        <w:t>Conditions: The project idea must be directly linked to health (improving patients' lives; focus on cardiometabolic and infectious diseases) or sustainability (agriculture, food, industrial and environmental biotech, carbon capture, nitrous oxide and methane emissions, quantum technologies). Novel, academic, science-based discoveries with commercial potential. The grant is awarded to the institution, not the individual.</w:t>
      </w:r>
    </w:p>
    <w:p w14:paraId="10BF4D57" w14:textId="77777777" w:rsidR="001013D9" w:rsidRDefault="00CD0B6E">
      <w:pPr>
        <w:pStyle w:val="Overskrift2"/>
      </w:pPr>
      <w:bookmarkStart w:id="42" w:name="bm46"/>
      <w:bookmarkStart w:id="43" w:name="_Toc234315130"/>
      <w:r>
        <w:t>Novo Nordisk Foundation: Distinguished Innovator Grant</w:t>
      </w:r>
      <w:bookmarkEnd w:id="42"/>
      <w:bookmarkEnd w:id="43"/>
    </w:p>
    <w:p w14:paraId="1606CD76" w14:textId="77777777" w:rsidR="001013D9" w:rsidRPr="00C47874" w:rsidRDefault="00CD0B6E">
      <w:pPr>
        <w:spacing w:after="160"/>
        <w:rPr>
          <w:lang w:val="en-US"/>
        </w:rPr>
      </w:pPr>
      <w:r>
        <w:rPr>
          <w:lang w:val="en-US"/>
        </w:rPr>
        <w:t>The Distinguished Innovator Grant is the senior complement to the Pioneer grant, aimed at experienced innovators with a proven track record who can explore the commercial potential of a discovery while remaining embedded in academia.</w:t>
      </w:r>
      <w:r>
        <w:rPr>
          <w:rStyle w:val="Sluttnotereferanse"/>
        </w:rPr>
        <w:endnoteReference w:id="14"/>
      </w:r>
    </w:p>
    <w:p w14:paraId="1E04ECF4" w14:textId="77777777" w:rsidR="001013D9" w:rsidRPr="00C47874" w:rsidRDefault="00CD0B6E">
      <w:pPr>
        <w:spacing w:after="160"/>
        <w:rPr>
          <w:lang w:val="en-US"/>
        </w:rPr>
      </w:pPr>
      <w:r>
        <w:rPr>
          <w:b/>
          <w:bCs/>
          <w:lang w:val="en-US"/>
        </w:rPr>
        <w:lastRenderedPageBreak/>
        <w:t>Amount: Up to DKK 7,600,000 per grant, for a period of three years. Combined annual budget with Pioneer grant: DKK 190 million.</w:t>
      </w:r>
    </w:p>
    <w:p w14:paraId="3E031240" w14:textId="77777777" w:rsidR="001013D9" w:rsidRPr="00C47874" w:rsidRDefault="00CD0B6E">
      <w:pPr>
        <w:spacing w:after="160"/>
        <w:rPr>
          <w:lang w:val="en-US"/>
        </w:rPr>
      </w:pPr>
      <w:r>
        <w:rPr>
          <w:lang w:val="en-US"/>
        </w:rPr>
        <w:t>Timeframe: Three years. Same pre-CVR condition applies as for the Pioneer grant.</w:t>
      </w:r>
    </w:p>
    <w:p w14:paraId="16DFF147" w14:textId="77777777" w:rsidR="001013D9" w:rsidRPr="00C47874" w:rsidRDefault="00CD0B6E">
      <w:pPr>
        <w:spacing w:after="160"/>
        <w:rPr>
          <w:lang w:val="en-US"/>
        </w:rPr>
      </w:pPr>
      <w:r>
        <w:rPr>
          <w:lang w:val="en-US"/>
        </w:rPr>
        <w:t>Application frequency: Annual, with a September deadline. Same Nordic eligibility.</w:t>
      </w:r>
    </w:p>
    <w:p w14:paraId="2837E3F9" w14:textId="77777777" w:rsidR="001013D9" w:rsidRPr="00C47874" w:rsidRDefault="00CD0B6E">
      <w:pPr>
        <w:spacing w:after="160"/>
        <w:rPr>
          <w:lang w:val="en-US"/>
        </w:rPr>
      </w:pPr>
      <w:r>
        <w:rPr>
          <w:lang w:val="en-US"/>
        </w:rPr>
        <w:t>Conditions: Main applicant must be a senior faculty member or researcher with a proven personal track record: previous experience of academic innovation projects and of establishing patents and spin-outs from academia. Must be willing to act as an ambassador for innovation within academia. Co-applicants may be included but are not required. Project scope mirrors the Pioneer grant (health and sustainability areas).</w:t>
      </w:r>
    </w:p>
    <w:p w14:paraId="0BA10001" w14:textId="77777777" w:rsidR="001013D9" w:rsidRDefault="00CD0B6E">
      <w:pPr>
        <w:pStyle w:val="Overskrift2"/>
      </w:pPr>
      <w:bookmarkStart w:id="44" w:name="_Toc234315131"/>
      <w:commentRangeStart w:id="45"/>
      <w:r>
        <w:t>Bio Innovation Institute (BII)</w:t>
      </w:r>
      <w:bookmarkEnd w:id="44"/>
      <w:commentRangeEnd w:id="45"/>
      <w:r>
        <w:rPr>
          <w:rStyle w:val="Merknadsreferanse"/>
          <w:sz w:val="32"/>
          <w:szCs w:val="32"/>
        </w:rPr>
        <w:commentReference w:id="45"/>
      </w:r>
    </w:p>
    <w:p w14:paraId="0BA10002" w14:textId="77777777" w:rsidR="001013D9" w:rsidRDefault="00CD0B6E">
      <w:pPr>
        <w:spacing w:after="160"/>
        <w:rPr>
          <w:lang w:val="en-US"/>
        </w:rPr>
      </w:pPr>
      <w:r>
        <w:rPr>
          <w:lang w:val="en-US"/>
        </w:rPr>
        <w:t>The BioInnovation Institute (BII) is an independent commercial life-science incubator based in Innovation District Copenhagen. It was established by the Novo Nordisk Foundation in 2017 and became an independent commercial foundation, with a non-profit objective, in 2021. It is a national, and increasingly European, incubator open to entrepreneurial researchers and early-stage start-ups across institutions, combining founder-friendly cash funding with laboratory and office infrastructure, business development support, and mentoring to help research projects mature to the point where they can attract venture investment.</w:t>
      </w:r>
      <w:r>
        <w:rPr>
          <w:rStyle w:val="Sluttnotereferanse"/>
        </w:rPr>
        <w:endnoteReference w:id="15"/>
      </w:r>
    </w:p>
    <w:p w14:paraId="0BA10003" w14:textId="77777777" w:rsidR="001013D9" w:rsidRDefault="00CD0B6E">
      <w:pPr>
        <w:spacing w:after="160"/>
        <w:rPr>
          <w:lang w:val="en-US"/>
        </w:rPr>
      </w:pPr>
      <w:r>
        <w:rPr>
          <w:b/>
          <w:bCs/>
          <w:lang w:val="en-US"/>
        </w:rPr>
        <w:t>Amount: Founder-friendly funding of up to EUR 1.8 million per start-up and up to EUR 3 million per project, alongside laboratory and office infrastructure, business development support, and mentoring.</w:t>
      </w:r>
    </w:p>
    <w:p w14:paraId="0BA10004" w14:textId="77777777" w:rsidR="001013D9" w:rsidRDefault="00CD0B6E">
      <w:pPr>
        <w:spacing w:after="160"/>
        <w:rPr>
          <w:lang w:val="en-US"/>
        </w:rPr>
      </w:pPr>
      <w:r>
        <w:rPr>
          <w:lang w:val="en-US"/>
        </w:rPr>
        <w:t>Stage and focus: BII supports early-stage projects within life science and deep tech, including therapeutics, health tech, bio-industrials, and, more recently, quantum and AI. It is open to entrepreneurial researchers and start-ups across institutions, including UCPH.</w:t>
      </w:r>
    </w:p>
    <w:p w14:paraId="0BA10005" w14:textId="77777777" w:rsidR="001013D9" w:rsidRDefault="00CD0B6E">
      <w:pPr>
        <w:spacing w:after="160"/>
        <w:rPr>
          <w:lang w:val="en-US"/>
        </w:rPr>
      </w:pPr>
      <w:r>
        <w:rPr>
          <w:lang w:val="en-US"/>
        </w:rPr>
        <w:t>Programmes and application: BII delivers support through distinct programmes rather than a single call. Bio Studio backs entrepreneurial academic researchers translating their science into companies; Venture Lab supports incorporated early-stage start-ups; and BII Quantum Lab targets early-stage quantum technology ventures. Each programme runs its own application process, so applicants should consult bii.dk for current openings, eligibility, and deadlines.</w:t>
      </w:r>
    </w:p>
    <w:p w14:paraId="0BA10006" w14:textId="77777777" w:rsidR="001013D9" w:rsidRDefault="00CD0B6E">
      <w:pPr>
        <w:spacing w:after="160"/>
        <w:rPr>
          <w:lang w:val="en-US"/>
        </w:rPr>
      </w:pPr>
      <w:r>
        <w:rPr>
          <w:lang w:val="en-US"/>
        </w:rPr>
        <w:t>Ecosystem position: BII is a national funding and incubation body that is highly relevant to UCPH spin-outs. A researcher who has used a POC-TO-GO or POC MAX grant to generate initial data may be well positioned for Bio Studio, while an incorporated UCPH spin-out may target Venture Lab. With more than 130 companies created and over DKK 7 billion in external funding attracted to date, BII selection is a strong quality signal for subsequent investors and grant bodies. In 2025 BII and the accelerator Accelerace merged, with Accelerace becoming part of BII. Since January 2026 the Novo Nordisk Foundation has committed DKK 5.5 billion (about EUR 736 million) to BII for the period 2026 to 2035.</w:t>
      </w:r>
    </w:p>
    <w:p w14:paraId="03317D42" w14:textId="77777777" w:rsidR="001013D9" w:rsidRDefault="00CD0B6E">
      <w:pPr>
        <w:pStyle w:val="Overskrift2"/>
      </w:pPr>
      <w:bookmarkStart w:id="46" w:name="bm47"/>
      <w:bookmarkStart w:id="47" w:name="_Toc234315132"/>
      <w:r>
        <w:t>EIFO: Matchloan and Start-up Financing</w:t>
      </w:r>
      <w:bookmarkEnd w:id="46"/>
      <w:bookmarkEnd w:id="47"/>
    </w:p>
    <w:p w14:paraId="1C9F107D" w14:textId="77777777" w:rsidR="001013D9" w:rsidRPr="00C47874" w:rsidRDefault="00CD0B6E">
      <w:pPr>
        <w:spacing w:after="160"/>
        <w:rPr>
          <w:lang w:val="en-US"/>
        </w:rPr>
      </w:pPr>
      <w:r>
        <w:rPr>
          <w:lang w:val="en-US"/>
        </w:rPr>
        <w:t>The Danish Export and Investment Fund (EIFO) was formed in 2023 by merging Vækstfonden, EKF, and the Green Investment Fund. For UCPH spin-outs the most relevant EIFO instrument is the Matchloan, which matches private investment one-to-one, doubling the capital a start-up can access without further dilution.</w:t>
      </w:r>
      <w:r>
        <w:rPr>
          <w:rStyle w:val="Sluttnotereferanse"/>
        </w:rPr>
        <w:endnoteReference w:id="16"/>
      </w:r>
    </w:p>
    <w:p w14:paraId="1D485824" w14:textId="77777777" w:rsidR="001013D9" w:rsidRPr="00C47874" w:rsidRDefault="00CD0B6E">
      <w:pPr>
        <w:spacing w:after="160"/>
        <w:rPr>
          <w:lang w:val="en-US"/>
        </w:rPr>
      </w:pPr>
      <w:r>
        <w:rPr>
          <w:b/>
          <w:bCs/>
          <w:lang w:val="en-US"/>
        </w:rPr>
        <w:t>Amount: EIFO matches private investment 1:1. Direct equity investments range from DKK 500,000 to DKK 20 million through EIFO's equity arm.</w:t>
      </w:r>
    </w:p>
    <w:p w14:paraId="7B6A278E" w14:textId="77777777" w:rsidR="001013D9" w:rsidRPr="00C47874" w:rsidRDefault="00CD0B6E">
      <w:pPr>
        <w:spacing w:after="160"/>
        <w:rPr>
          <w:lang w:val="en-US"/>
        </w:rPr>
      </w:pPr>
      <w:r>
        <w:rPr>
          <w:lang w:val="en-US"/>
        </w:rPr>
        <w:lastRenderedPageBreak/>
        <w:t>Timeframe and repayment: Risk-tolerant loans with grace periods for SMEs lacking collateral. Exact terms are commercially negotiated.</w:t>
      </w:r>
    </w:p>
    <w:p w14:paraId="327C618E" w14:textId="77777777" w:rsidR="001013D9" w:rsidRPr="00C47874" w:rsidRDefault="00CD0B6E">
      <w:pPr>
        <w:spacing w:after="160"/>
        <w:rPr>
          <w:lang w:val="en-US"/>
        </w:rPr>
      </w:pPr>
      <w:r>
        <w:rPr>
          <w:lang w:val="en-US"/>
        </w:rPr>
        <w:t>Application frequency: Rolling. No fixed application windows.</w:t>
      </w:r>
    </w:p>
    <w:p w14:paraId="68B75EDF" w14:textId="77777777" w:rsidR="001013D9" w:rsidRPr="00C47874" w:rsidRDefault="00CD0B6E">
      <w:pPr>
        <w:spacing w:after="160"/>
        <w:rPr>
          <w:lang w:val="en-US"/>
        </w:rPr>
      </w:pPr>
      <w:r>
        <w:rPr>
          <w:lang w:val="en-US"/>
        </w:rPr>
        <w:t>Conditions for Matchloan: A committed private co-investor is required. Company revenue must be below DKK 3 million and the business model must be scalable. For equity investments, EIFO focuses particularly on IT, MedTech, and industrial technology sectors, including cleantech and SaaS, but invests across all industries.</w:t>
      </w:r>
    </w:p>
    <w:p w14:paraId="1ADF46D3" w14:textId="77777777" w:rsidR="00196807" w:rsidRDefault="00F25419">
      <w:pPr>
        <w:pStyle w:val="Overskrift2"/>
        <w:rPr>
          <w:ins w:id="48" w:author="JENE" w:date="2026-07-08T00:00:00Z"/>
        </w:rPr>
      </w:pPr>
      <w:bookmarkStart w:id="49" w:name="_Toc90090007"/>
      <w:commentRangeStart w:id="50"/>
      <w:ins w:id="51" w:author="JENE" w:date="2026-07-08T00:00:00Z">
        <w:r>
          <w:t>Vissing Fonden</w:t>
        </w:r>
      </w:ins>
      <w:bookmarkEnd w:id="49"/>
      <w:commentRangeEnd w:id="50"/>
      <w:r w:rsidR="00C578A3">
        <w:rPr>
          <w:rStyle w:val="Merknadsreferanse"/>
          <w:sz w:val="32"/>
          <w:szCs w:val="32"/>
        </w:rPr>
        <w:commentReference w:id="50"/>
      </w:r>
    </w:p>
    <w:p w14:paraId="02ACCF6B" w14:textId="77777777" w:rsidR="00196807" w:rsidRDefault="00F25419">
      <w:pPr>
        <w:spacing w:after="160"/>
        <w:rPr>
          <w:ins w:id="52" w:author="JENE" w:date="2026-07-08T00:00:00Z"/>
          <w:lang w:val="en-US"/>
        </w:rPr>
      </w:pPr>
      <w:ins w:id="53" w:author="JENE" w:date="2026-07-08T00:00:00Z">
        <w:r>
          <w:rPr>
            <w:lang w:val="en-US"/>
          </w:rPr>
          <w:t>Vissing Fonden (Mogens og Jenny Vissings Legat) is a private Danish foundation that funds patient-near medical research, sustainable-energy research and start-ups, and social initiatives for children and young people. For UCPH founders it is a smaller but genuinely relevant non-dilutive source, particularly for clinically oriented projects and for energy and climate ventures.</w:t>
        </w:r>
        <w:r>
          <w:rPr>
            <w:rStyle w:val="Sluttnotereferanse"/>
          </w:rPr>
          <w:endnoteReference w:id="17"/>
        </w:r>
      </w:ins>
    </w:p>
    <w:p w14:paraId="570B257B" w14:textId="77777777" w:rsidR="00196807" w:rsidRDefault="00F25419">
      <w:pPr>
        <w:spacing w:after="160"/>
        <w:rPr>
          <w:ins w:id="55" w:author="JENE" w:date="2026-07-08T00:00:00Z"/>
          <w:lang w:val="en-US"/>
        </w:rPr>
      </w:pPr>
      <w:ins w:id="56" w:author="JENE" w:date="2026-07-08T00:00:00Z">
        <w:r>
          <w:rPr>
            <w:lang w:val="en-US"/>
          </w:rPr>
          <w:t>Amount: Up to DKK 2 million for patient-near medical research, up to DKK 1 million for sustainable-energy research, and up to DKK 500,000 for children and youth initiatives.</w:t>
        </w:r>
      </w:ins>
    </w:p>
    <w:p w14:paraId="61A9C49C" w14:textId="77777777" w:rsidR="00196807" w:rsidRDefault="00F25419">
      <w:pPr>
        <w:spacing w:after="160"/>
        <w:rPr>
          <w:ins w:id="57" w:author="JENE" w:date="2026-07-08T00:00:00Z"/>
          <w:lang w:val="en-US"/>
        </w:rPr>
      </w:pPr>
      <w:commentRangeStart w:id="58"/>
      <w:ins w:id="59" w:author="JENE" w:date="2026-07-08T00:00:00Z">
        <w:r>
          <w:rPr>
            <w:lang w:val="en-US"/>
          </w:rPr>
          <w:t>Stage and focus: Applied medical research (with a stated emphasis on cancer and diabetes) and energy and climate technology, including early start-ups; it has co-funded DTU energy and climate spin-outs.</w:t>
        </w:r>
      </w:ins>
      <w:commentRangeEnd w:id="58"/>
      <w:r w:rsidR="00C578A3">
        <w:rPr>
          <w:rStyle w:val="Merknadsreferanse"/>
          <w:sz w:val="22"/>
          <w:szCs w:val="22"/>
          <w:lang w:val="en-US"/>
        </w:rPr>
        <w:commentReference w:id="58"/>
      </w:r>
    </w:p>
    <w:p w14:paraId="48E88836" w14:textId="77777777" w:rsidR="00196807" w:rsidRDefault="00F25419">
      <w:pPr>
        <w:spacing w:after="160"/>
        <w:rPr>
          <w:ins w:id="60" w:author="JENE" w:date="2026-07-08T00:00:00Z"/>
          <w:lang w:val="en-US"/>
        </w:rPr>
      </w:pPr>
      <w:ins w:id="61" w:author="JENE" w:date="2026-07-08T00:00:00Z">
        <w:r>
          <w:rPr>
            <w:lang w:val="en-US"/>
          </w:rPr>
          <w:t>Application frequency: Rolling, with applications assessed three to four times per year against deadlines in February, May, August, and November.</w:t>
        </w:r>
      </w:ins>
    </w:p>
    <w:p w14:paraId="5DBF8C7E" w14:textId="77777777" w:rsidR="001013D9" w:rsidRPr="00C47874" w:rsidRDefault="00CD0B6E">
      <w:pPr>
        <w:rPr>
          <w:lang w:val="en-US"/>
        </w:rPr>
      </w:pPr>
      <w:r>
        <w:rPr>
          <w:lang w:val="en-US"/>
        </w:rPr>
        <w:br w:type="page"/>
      </w:r>
    </w:p>
    <w:p w14:paraId="187DA4CD" w14:textId="77777777" w:rsidR="001013D9" w:rsidRPr="00C47874" w:rsidRDefault="00CD0B6E">
      <w:pPr>
        <w:pStyle w:val="Overskrift1"/>
        <w:rPr>
          <w:lang w:val="en-US"/>
        </w:rPr>
      </w:pPr>
      <w:bookmarkStart w:id="62" w:name="bm50"/>
      <w:bookmarkStart w:id="63" w:name="_Toc234315133"/>
      <w:r>
        <w:rPr>
          <w:lang w:val="en-US"/>
        </w:rPr>
        <w:lastRenderedPageBreak/>
        <w:t>European Union Programmes (Horizon Europe / EIC)</w:t>
      </w:r>
      <w:bookmarkEnd w:id="62"/>
      <w:bookmarkEnd w:id="63"/>
    </w:p>
    <w:p w14:paraId="27281CF3" w14:textId="77777777" w:rsidR="001013D9" w:rsidRPr="00C47874" w:rsidRDefault="00CD0B6E">
      <w:pPr>
        <w:spacing w:after="160"/>
        <w:rPr>
          <w:lang w:val="en-US"/>
        </w:rPr>
      </w:pPr>
      <w:r>
        <w:rPr>
          <w:lang w:val="en-US"/>
        </w:rPr>
        <w:t>Danish organisations, including UCPH and its spin-outs, are exceptionally strong performers in EU competitive funding.</w:t>
      </w:r>
      <w:r>
        <w:rPr>
          <w:rStyle w:val="Sluttnotereferanse"/>
        </w:rPr>
        <w:endnoteReference w:id="18"/>
      </w:r>
      <w:del w:id="64" w:author="JENE" w:date="2026-07-08T00:00:00Z">
        <w:r>
          <w:rPr>
            <w:lang w:val="en-US"/>
          </w:rPr>
          <w:delText xml:space="preserve"> The European Innovation Council (EIC) under Horizon Europe provides the most directly relevant instruments for spin-out companies, complemented by Eurostars for SME-led international collaborations. EuroCenter, Denmark's National Contact Point for Horizon Europe, is the first port of call for any EU application.</w:delText>
        </w:r>
      </w:del>
      <w:ins w:id="65" w:author="JENE" w:date="2026-07-08T00:00:00Z">
        <w:r>
          <w:rPr>
            <w:lang w:val="en-US"/>
          </w:rPr>
          <w:t xml:space="preserve"> The European Innovation Council (EIC) under Horizon Europe provides the most directly relevant instruments for spin-out companies, complemented by Eurostars for SME-led international collaborations. For UCPH applicants, the University's own research support office (Forskning &amp; Innovation) is the first point of contact for scoping and submitting an EU application, with EuroCenter, Denmark's National Contact Point for Horizon Europe, providing complementary national guidance. These instruments are highly competitive: recent EIC calls have had success rates in the low single digits, so early positioning, a distinctive concept, and a strong consortium are essential.</w:t>
        </w:r>
      </w:ins>
    </w:p>
    <w:p w14:paraId="48EB4CE6" w14:textId="77777777" w:rsidR="001013D9" w:rsidRDefault="00CD0B6E">
      <w:pPr>
        <w:pStyle w:val="Overskrift2"/>
      </w:pPr>
      <w:bookmarkStart w:id="66" w:name="bm51"/>
      <w:bookmarkStart w:id="67" w:name="_Toc234315134"/>
      <w:r>
        <w:t>EIC Pathfinder</w:t>
      </w:r>
      <w:bookmarkEnd w:id="66"/>
      <w:bookmarkEnd w:id="67"/>
    </w:p>
    <w:p w14:paraId="05F1FD5B" w14:textId="77777777" w:rsidR="001013D9" w:rsidRPr="00C47874" w:rsidRDefault="00CD0B6E">
      <w:pPr>
        <w:spacing w:after="160"/>
        <w:rPr>
          <w:lang w:val="en-US"/>
        </w:rPr>
      </w:pPr>
      <w:commentRangeStart w:id="68"/>
      <w:r>
        <w:rPr>
          <w:lang w:val="en-US"/>
        </w:rPr>
        <w:t>The EIC Pathfinder supports the earliest stages of scientific, technological, or deep-tech R&amp;D (TRL 1 to 4). It is designed for research teams with a visionary concept that could disrupt a field or create new market opportunities.</w:t>
      </w:r>
      <w:commentRangeEnd w:id="68"/>
      <w:r>
        <w:rPr>
          <w:rStyle w:val="Merknadsreferanse"/>
          <w:sz w:val="22"/>
          <w:szCs w:val="22"/>
          <w:vertAlign w:val="superscript"/>
        </w:rPr>
        <w:commentReference w:id="68"/>
      </w:r>
      <w:r>
        <w:rPr>
          <w:rStyle w:val="Sluttnotereferanse"/>
        </w:rPr>
        <w:endnoteReference w:id="19"/>
      </w:r>
    </w:p>
    <w:p w14:paraId="2F9151D1" w14:textId="77777777" w:rsidR="001013D9" w:rsidRPr="00C47874" w:rsidRDefault="00CD0B6E">
      <w:pPr>
        <w:spacing w:after="160"/>
        <w:rPr>
          <w:lang w:val="en-US"/>
        </w:rPr>
      </w:pPr>
      <w:r>
        <w:rPr>
          <w:b/>
          <w:bCs/>
          <w:lang w:val="en-US"/>
        </w:rPr>
        <w:t>Amount: Up to EUR 4 million per project in 2026 (raised from EUR 3 million in 2025). 100% funding rate; no co-funding gap.</w:t>
      </w:r>
    </w:p>
    <w:p w14:paraId="74FC9CE2" w14:textId="77777777" w:rsidR="001013D9" w:rsidRPr="00C47874" w:rsidRDefault="00CD0B6E">
      <w:pPr>
        <w:spacing w:after="160"/>
        <w:rPr>
          <w:lang w:val="en-US"/>
        </w:rPr>
      </w:pPr>
      <w:r>
        <w:rPr>
          <w:lang w:val="en-US"/>
        </w:rPr>
        <w:t>Timeframe: Typically three to four years.</w:t>
      </w:r>
    </w:p>
    <w:p w14:paraId="1A1B81C4" w14:textId="77777777" w:rsidR="001013D9" w:rsidRPr="00C47874" w:rsidRDefault="00CD0B6E">
      <w:pPr>
        <w:spacing w:after="160"/>
        <w:rPr>
          <w:lang w:val="en-US"/>
        </w:rPr>
      </w:pPr>
      <w:r>
        <w:rPr>
          <w:lang w:val="en-US"/>
        </w:rPr>
        <w:t>Application frequency: Two windows per year. 2026: Pathfinder Open 12 May; Pathfinder Challenges 28 October. Total programme budget EUR 262 million.</w:t>
      </w:r>
    </w:p>
    <w:p w14:paraId="2C4DF2D4" w14:textId="77777777" w:rsidR="001013D9" w:rsidRDefault="00CD0B6E">
      <w:pPr>
        <w:spacing w:after="160"/>
      </w:pPr>
      <w:r>
        <w:rPr>
          <w:lang w:val="en-US"/>
        </w:rPr>
        <w:t xml:space="preserve">Conditions: Pathfinder Open requires a consortium of at least three independent entities from three different EU member states or associated countries. Pathfinder Challenges also allows single applicants and two-partner consortia. </w:t>
      </w:r>
      <w:r>
        <w:t>Universities, research institutes, and SMEs are all eligible.</w:t>
      </w:r>
    </w:p>
    <w:p w14:paraId="45697273" w14:textId="77777777" w:rsidR="001013D9" w:rsidRDefault="00CD0B6E">
      <w:pPr>
        <w:pStyle w:val="Overskrift2"/>
      </w:pPr>
      <w:bookmarkStart w:id="69" w:name="bm52"/>
      <w:bookmarkStart w:id="70" w:name="_Toc234315135"/>
      <w:r>
        <w:t>EIC Transition</w:t>
      </w:r>
      <w:bookmarkEnd w:id="69"/>
      <w:bookmarkEnd w:id="70"/>
    </w:p>
    <w:p w14:paraId="795891E5" w14:textId="77777777" w:rsidR="001013D9" w:rsidRPr="00C47874" w:rsidRDefault="00CD0B6E">
      <w:pPr>
        <w:spacing w:after="160"/>
        <w:rPr>
          <w:lang w:val="en-US"/>
        </w:rPr>
      </w:pPr>
      <w:r>
        <w:rPr>
          <w:lang w:val="en-US"/>
        </w:rPr>
        <w:t>EIC Transition bridges the gap between Pathfinder-funded research and the market-deployment phase. It is exclusively available to projects that previously received funding under an eligible EIC Pathfinder, ERC Proof of Concept, or Horizon Europe Pillar II project.</w:t>
      </w:r>
      <w:r>
        <w:rPr>
          <w:rStyle w:val="Sluttnotereferanse"/>
        </w:rPr>
        <w:endnoteReference w:id="20"/>
      </w:r>
    </w:p>
    <w:p w14:paraId="55E20284" w14:textId="77777777" w:rsidR="001013D9" w:rsidRPr="00C47874" w:rsidRDefault="00CD0B6E">
      <w:pPr>
        <w:spacing w:after="160"/>
        <w:rPr>
          <w:lang w:val="en-US"/>
        </w:rPr>
      </w:pPr>
      <w:r>
        <w:rPr>
          <w:b/>
          <w:bCs/>
          <w:lang w:val="en-US"/>
        </w:rPr>
        <w:t>Amount: EUR 500,000 to EUR 2,500,000 per project.</w:t>
      </w:r>
    </w:p>
    <w:p w14:paraId="5A875366" w14:textId="77777777" w:rsidR="001013D9" w:rsidRPr="00C47874" w:rsidRDefault="00CD0B6E">
      <w:pPr>
        <w:spacing w:after="160"/>
        <w:rPr>
          <w:lang w:val="en-US"/>
        </w:rPr>
      </w:pPr>
      <w:r>
        <w:rPr>
          <w:lang w:val="en-US"/>
        </w:rPr>
        <w:t>Timeframe: Up to three years.</w:t>
      </w:r>
    </w:p>
    <w:p w14:paraId="14975AE8" w14:textId="77777777" w:rsidR="001013D9" w:rsidRPr="00C47874" w:rsidRDefault="00CD0B6E">
      <w:pPr>
        <w:spacing w:after="160"/>
        <w:rPr>
          <w:lang w:val="en-US"/>
        </w:rPr>
      </w:pPr>
      <w:r>
        <w:rPr>
          <w:lang w:val="en-US"/>
        </w:rPr>
        <w:t>Application frequency: Single annual deadline. 2026: 16 September.</w:t>
      </w:r>
    </w:p>
    <w:p w14:paraId="0D872A82" w14:textId="77777777" w:rsidR="001013D9" w:rsidRPr="00C47874" w:rsidRDefault="00CD0B6E">
      <w:pPr>
        <w:spacing w:after="160"/>
        <w:rPr>
          <w:lang w:val="en-US"/>
        </w:rPr>
      </w:pPr>
      <w:r>
        <w:rPr>
          <w:lang w:val="en-US"/>
        </w:rPr>
        <w:t>Conditions: Application must build directly on an eligible predecessor project active for at least 18 months, or completed within the last 24 months. Applicants may apply alone (SME, spin-off, or university) or in consortia of up to five partners. Entities not part of the original project may join if appropriate exploitation agreements are in place.</w:t>
      </w:r>
    </w:p>
    <w:p w14:paraId="157687DC" w14:textId="77777777" w:rsidR="001013D9" w:rsidRDefault="00CD0B6E">
      <w:pPr>
        <w:pStyle w:val="Overskrift2"/>
      </w:pPr>
      <w:bookmarkStart w:id="71" w:name="bm53"/>
      <w:bookmarkStart w:id="72" w:name="_Toc234315136"/>
      <w:r>
        <w:lastRenderedPageBreak/>
        <w:t>EIC Accelerator</w:t>
      </w:r>
      <w:bookmarkEnd w:id="71"/>
      <w:bookmarkEnd w:id="72"/>
    </w:p>
    <w:p w14:paraId="7F46B319" w14:textId="77777777" w:rsidR="001013D9" w:rsidRPr="00C47874" w:rsidRDefault="00CD0B6E">
      <w:pPr>
        <w:spacing w:after="160"/>
        <w:rPr>
          <w:lang w:val="en-US"/>
        </w:rPr>
      </w:pPr>
      <w:r>
        <w:rPr>
          <w:lang w:val="en-US"/>
        </w:rPr>
        <w:t>The EIC Accelerator is the flagship instrument for high-risk, high-impact innovations close to market (TRL 6 to 8). It provides blended finance combining a non-dilutive grant with a direct equity investment and is designed for single SMEs or start-ups.</w:t>
      </w:r>
      <w:r>
        <w:rPr>
          <w:rStyle w:val="Sluttnotereferanse"/>
        </w:rPr>
        <w:endnoteReference w:id="21"/>
      </w:r>
    </w:p>
    <w:p w14:paraId="5651BE6A" w14:textId="77777777" w:rsidR="001013D9" w:rsidRPr="00C47874" w:rsidRDefault="00CD0B6E">
      <w:pPr>
        <w:spacing w:after="160"/>
        <w:rPr>
          <w:lang w:val="en-US"/>
        </w:rPr>
      </w:pPr>
      <w:r>
        <w:rPr>
          <w:b/>
          <w:bCs/>
          <w:lang w:val="en-US"/>
        </w:rPr>
        <w:t>Amount: Grant component: up to EUR 2,500,000 (approximately 70% of eligible innovation activities over 24 months). Equity component: EUR 1,000,000 to EUR 10,000,000 in exchange for shares or convertible instruments. Grant-only applications are also available.</w:t>
      </w:r>
    </w:p>
    <w:p w14:paraId="1902DDEC" w14:textId="77777777" w:rsidR="001013D9" w:rsidRPr="00C47874" w:rsidRDefault="00CD0B6E">
      <w:pPr>
        <w:spacing w:after="160"/>
        <w:rPr>
          <w:lang w:val="en-US"/>
        </w:rPr>
      </w:pPr>
      <w:r>
        <w:rPr>
          <w:lang w:val="en-US"/>
        </w:rPr>
        <w:t>Timeframe: Grant phase typically 24 months.</w:t>
      </w:r>
    </w:p>
    <w:p w14:paraId="1E08726A" w14:textId="77777777" w:rsidR="001013D9" w:rsidRPr="00C47874" w:rsidRDefault="00CD0B6E">
      <w:pPr>
        <w:spacing w:after="160"/>
        <w:rPr>
          <w:lang w:val="en-US"/>
        </w:rPr>
      </w:pPr>
      <w:r>
        <w:rPr>
          <w:lang w:val="en-US"/>
        </w:rPr>
        <w:t>Application frequency: In 2026, six batching dates (January, March, May, July, September, November) for Step 1 short proposals. Full proposals submitted after passing Step 1 at any subsequent cut-off.</w:t>
      </w:r>
    </w:p>
    <w:p w14:paraId="451A1184" w14:textId="77777777" w:rsidR="001013D9" w:rsidRPr="00C47874" w:rsidRDefault="00CD0B6E">
      <w:pPr>
        <w:spacing w:after="160"/>
        <w:rPr>
          <w:lang w:val="en-US"/>
        </w:rPr>
      </w:pPr>
      <w:r>
        <w:rPr>
          <w:lang w:val="en-US"/>
        </w:rPr>
        <w:t>Conditions: Single SME or start-up legally established in an EU member state or Horizon Europe associated country. Research organisations and universities are not eligible as applicants. Grant-only support may only be received once per company under Horizon Europe. After three unsuccessful submissions of the same proposal, the company may not reapply under Horizon Europe (which runs to end of 2027).</w:t>
      </w:r>
    </w:p>
    <w:p w14:paraId="141ED9F6" w14:textId="77777777" w:rsidR="001013D9" w:rsidRDefault="00CD0B6E">
      <w:pPr>
        <w:pStyle w:val="Overskrift2"/>
      </w:pPr>
      <w:bookmarkStart w:id="73" w:name="bm54"/>
      <w:bookmarkStart w:id="74" w:name="_Toc234315137"/>
      <w:r>
        <w:t>Eurostars</w:t>
      </w:r>
      <w:bookmarkEnd w:id="73"/>
      <w:bookmarkEnd w:id="74"/>
    </w:p>
    <w:p w14:paraId="7E9C6025" w14:textId="77777777" w:rsidR="001013D9" w:rsidRPr="00C47874" w:rsidRDefault="00CD0B6E">
      <w:pPr>
        <w:spacing w:after="160"/>
        <w:rPr>
          <w:lang w:val="en-US"/>
        </w:rPr>
      </w:pPr>
      <w:r>
        <w:rPr>
          <w:lang w:val="en-US"/>
        </w:rPr>
        <w:t>Eurostars is a joint EU-Eureka initiative supporting international R&amp;D collaborations led by innovative SMEs, accepting projects from all technology fields without predefined thematic restrictions. Innovation Fund Denmark funds the Danish participant in approved projects.</w:t>
      </w:r>
      <w:ins w:id="75" w:author="JENE" w:date="2026-07-08T00:00:00Z">
        <w:r>
          <w:rPr>
            <w:lang w:val="en-US"/>
          </w:rPr>
          <w:t xml:space="preserve"> Eurostars is a company (SME) instrument: the lead applicant must be an established SME, so it is not a route for individual researchers or very early pre-company projects, which should instead look to the UCPH and national instruments described above.</w:t>
        </w:r>
      </w:ins>
      <w:r>
        <w:rPr>
          <w:rStyle w:val="Sluttnotereferanse"/>
        </w:rPr>
        <w:endnoteReference w:id="22"/>
      </w:r>
    </w:p>
    <w:p w14:paraId="50216AF8" w14:textId="77777777" w:rsidR="001013D9" w:rsidRPr="00C47874" w:rsidRDefault="00CD0B6E">
      <w:pPr>
        <w:spacing w:after="160"/>
        <w:rPr>
          <w:lang w:val="en-US"/>
        </w:rPr>
      </w:pPr>
      <w:r>
        <w:rPr>
          <w:b/>
          <w:bCs/>
          <w:lang w:val="en-US"/>
        </w:rPr>
        <w:t>Amount: Up to EUR 500,000 for the Danish partner (IFD-funded). Total project budgets may be larger if non-Danish partners have separate national funding.</w:t>
      </w:r>
    </w:p>
    <w:p w14:paraId="2D118BEE" w14:textId="77777777" w:rsidR="001013D9" w:rsidRPr="00C47874" w:rsidRDefault="00CD0B6E">
      <w:pPr>
        <w:spacing w:after="160"/>
        <w:rPr>
          <w:lang w:val="en-US"/>
        </w:rPr>
      </w:pPr>
      <w:r>
        <w:rPr>
          <w:lang w:val="en-US"/>
        </w:rPr>
        <w:t>Timeframe: Two to three years.</w:t>
      </w:r>
    </w:p>
    <w:p w14:paraId="1531E927" w14:textId="77777777" w:rsidR="001013D9" w:rsidRPr="00C47874" w:rsidRDefault="00CD0B6E">
      <w:pPr>
        <w:spacing w:after="160"/>
        <w:rPr>
          <w:lang w:val="en-US"/>
        </w:rPr>
      </w:pPr>
      <w:r>
        <w:rPr>
          <w:lang w:val="en-US"/>
        </w:rPr>
        <w:t>Application frequency: Annual. Next deadline March 2026.</w:t>
      </w:r>
    </w:p>
    <w:p w14:paraId="36CA3FC8" w14:textId="77777777" w:rsidR="001013D9" w:rsidRPr="00C47874" w:rsidRDefault="00CD0B6E">
      <w:pPr>
        <w:spacing w:after="160"/>
        <w:rPr>
          <w:lang w:val="en-US"/>
        </w:rPr>
      </w:pPr>
      <w:r>
        <w:rPr>
          <w:lang w:val="en-US"/>
        </w:rPr>
        <w:t>Conditions: The lead applicant must be an SME. The consortium must include partners from at least two Eurostars-participating countries. UCPH spin-outs can apply as the lead SME with UCPH or another European university as a research partner.</w:t>
      </w:r>
    </w:p>
    <w:p w14:paraId="07FDA17E" w14:textId="77777777" w:rsidR="001013D9" w:rsidRPr="00C47874" w:rsidRDefault="00CD0B6E">
      <w:pPr>
        <w:rPr>
          <w:lang w:val="en-US"/>
        </w:rPr>
      </w:pPr>
      <w:r>
        <w:rPr>
          <w:lang w:val="en-US"/>
        </w:rPr>
        <w:br w:type="page"/>
      </w:r>
    </w:p>
    <w:p w14:paraId="28291D57" w14:textId="77777777" w:rsidR="001013D9" w:rsidRPr="00C47874" w:rsidRDefault="00CD0B6E">
      <w:pPr>
        <w:pStyle w:val="Overskrift1"/>
        <w:rPr>
          <w:lang w:val="en-US"/>
        </w:rPr>
      </w:pPr>
      <w:bookmarkStart w:id="76" w:name="bm60"/>
      <w:bookmarkStart w:id="77" w:name="_Toc234315138"/>
      <w:r>
        <w:rPr>
          <w:lang w:val="en-US"/>
        </w:rPr>
        <w:lastRenderedPageBreak/>
        <w:t>Sector-Specific and Green Technology Programmes</w:t>
      </w:r>
      <w:bookmarkEnd w:id="76"/>
      <w:bookmarkEnd w:id="77"/>
    </w:p>
    <w:p w14:paraId="4C575FC8" w14:textId="77777777" w:rsidR="001013D9" w:rsidRPr="00C47874" w:rsidRDefault="00CD0B6E">
      <w:pPr>
        <w:spacing w:after="160"/>
        <w:rPr>
          <w:lang w:val="en-US"/>
        </w:rPr>
      </w:pPr>
      <w:r>
        <w:rPr>
          <w:lang w:val="en-US"/>
        </w:rPr>
        <w:t>Beyond the core instruments described above, UCPH spin-outs in green energy or environmental technology have access to two substantial Danish national programmes administered by the Danish Energy Agency and the Danish Environmental Protection Agency respectively.</w:t>
      </w:r>
    </w:p>
    <w:p w14:paraId="4F0258F1" w14:textId="77777777" w:rsidR="001013D9" w:rsidRDefault="00CD0B6E">
      <w:pPr>
        <w:pStyle w:val="Overskrift2"/>
      </w:pPr>
      <w:bookmarkStart w:id="78" w:name="bm61"/>
      <w:bookmarkStart w:id="79" w:name="_Toc234315139"/>
      <w:r>
        <w:t>Energy Technology Development and Demonstration Programme (EUDP)</w:t>
      </w:r>
      <w:bookmarkEnd w:id="78"/>
      <w:bookmarkEnd w:id="79"/>
    </w:p>
    <w:p w14:paraId="281AF4DD" w14:textId="77777777" w:rsidR="001013D9" w:rsidRPr="00C47874" w:rsidRDefault="00CD0B6E">
      <w:pPr>
        <w:spacing w:after="160"/>
        <w:rPr>
          <w:lang w:val="en-US"/>
        </w:rPr>
      </w:pPr>
      <w:r>
        <w:rPr>
          <w:lang w:val="en-US"/>
        </w:rPr>
        <w:t>EUDP supports Danish green energy innovations from laboratory stage to real-world pilots, focusing on projects that help Denmark cut emissions by 70% by 2030. Priority areas include renewable energy integration, Power-to-X, energy storage, and heavy transport.</w:t>
      </w:r>
      <w:r>
        <w:rPr>
          <w:rStyle w:val="Sluttnotereferanse"/>
        </w:rPr>
        <w:endnoteReference w:id="23"/>
      </w:r>
    </w:p>
    <w:p w14:paraId="2D307790" w14:textId="77777777" w:rsidR="001013D9" w:rsidRPr="00C47874" w:rsidRDefault="00CD0B6E">
      <w:pPr>
        <w:spacing w:after="160"/>
        <w:rPr>
          <w:lang w:val="en-US"/>
        </w:rPr>
      </w:pPr>
      <w:r>
        <w:rPr>
          <w:b/>
          <w:bCs/>
          <w:lang w:val="en-US"/>
        </w:rPr>
        <w:t>Amount: Typical project support DKK 5 million to DKK 50 million. Funding intensity 25–90% of eligible costs depending on partner type and project phase.</w:t>
      </w:r>
    </w:p>
    <w:p w14:paraId="37678869" w14:textId="77777777" w:rsidR="001013D9" w:rsidRPr="00C47874" w:rsidRDefault="00CD0B6E">
      <w:pPr>
        <w:spacing w:after="160"/>
        <w:rPr>
          <w:lang w:val="en-US"/>
        </w:rPr>
      </w:pPr>
      <w:r>
        <w:rPr>
          <w:lang w:val="en-US"/>
        </w:rPr>
        <w:t>Timeframe: Typically two to five years.</w:t>
      </w:r>
    </w:p>
    <w:p w14:paraId="19E8E75C" w14:textId="77777777" w:rsidR="001013D9" w:rsidRPr="00C47874" w:rsidRDefault="00CD0B6E">
      <w:pPr>
        <w:spacing w:after="160"/>
        <w:rPr>
          <w:lang w:val="en-US"/>
        </w:rPr>
      </w:pPr>
      <w:r>
        <w:rPr>
          <w:lang w:val="en-US"/>
        </w:rPr>
        <w:t>Application frequency: Two calls per year (spring and autumn).</w:t>
      </w:r>
    </w:p>
    <w:p w14:paraId="17006547" w14:textId="77777777" w:rsidR="001013D9" w:rsidRPr="00C47874" w:rsidRDefault="00CD0B6E">
      <w:pPr>
        <w:spacing w:after="160"/>
        <w:rPr>
          <w:lang w:val="en-US"/>
        </w:rPr>
      </w:pPr>
      <w:r>
        <w:rPr>
          <w:lang w:val="en-US"/>
        </w:rPr>
        <w:t>Conditions: Projects must be tied to development, testing, or demonstration of green energy technology. Companies, universities, and research institutions may all apply, typically in consortium.</w:t>
      </w:r>
    </w:p>
    <w:p w14:paraId="053A18C2" w14:textId="77777777" w:rsidR="001013D9" w:rsidRDefault="00CD0B6E">
      <w:pPr>
        <w:pStyle w:val="Overskrift2"/>
      </w:pPr>
      <w:bookmarkStart w:id="80" w:name="bm62"/>
      <w:bookmarkStart w:id="81" w:name="_Toc234315140"/>
      <w:r>
        <w:t>Environmental Technology Development and Demonstration Programme (MUDP)</w:t>
      </w:r>
      <w:bookmarkEnd w:id="80"/>
      <w:bookmarkEnd w:id="81"/>
    </w:p>
    <w:p w14:paraId="20D4744A" w14:textId="77777777" w:rsidR="001013D9" w:rsidRPr="00C47874" w:rsidRDefault="00CD0B6E">
      <w:pPr>
        <w:spacing w:after="160"/>
        <w:rPr>
          <w:lang w:val="en-US"/>
        </w:rPr>
      </w:pPr>
      <w:r>
        <w:rPr>
          <w:lang w:val="en-US"/>
        </w:rPr>
        <w:t>MUDP supports development, testing, and demonstration of new environmental technologies. Projects aligning with UN SDGs — clean water, clean air, circular economy, better chemistry — are particularly valued.</w:t>
      </w:r>
      <w:r>
        <w:rPr>
          <w:rStyle w:val="Sluttnotereferanse"/>
        </w:rPr>
        <w:endnoteReference w:id="24"/>
      </w:r>
    </w:p>
    <w:p w14:paraId="117DFC00" w14:textId="77777777" w:rsidR="001013D9" w:rsidRPr="00C47874" w:rsidRDefault="00CD0B6E">
      <w:pPr>
        <w:spacing w:after="160"/>
        <w:rPr>
          <w:lang w:val="en-US"/>
        </w:rPr>
      </w:pPr>
      <w:r>
        <w:rPr>
          <w:b/>
          <w:bCs/>
          <w:lang w:val="en-US"/>
        </w:rPr>
        <w:t>Amount: DKK 5 million to DKK 10 million for strategic projects. Smaller pre-projects also supported. 2025 total allocation: DKK 135 million.</w:t>
      </w:r>
    </w:p>
    <w:p w14:paraId="2939398F" w14:textId="77777777" w:rsidR="001013D9" w:rsidRPr="00C47874" w:rsidRDefault="00CD0B6E">
      <w:pPr>
        <w:spacing w:after="160"/>
        <w:rPr>
          <w:lang w:val="en-US"/>
        </w:rPr>
      </w:pPr>
      <w:r>
        <w:rPr>
          <w:lang w:val="en-US"/>
        </w:rPr>
        <w:t>Timeframe: Project-dependent.</w:t>
      </w:r>
    </w:p>
    <w:p w14:paraId="1361E736" w14:textId="77777777" w:rsidR="001013D9" w:rsidRPr="00C47874" w:rsidRDefault="00CD0B6E">
      <w:pPr>
        <w:spacing w:after="160"/>
        <w:rPr>
          <w:lang w:val="en-US"/>
        </w:rPr>
      </w:pPr>
      <w:r>
        <w:rPr>
          <w:lang w:val="en-US"/>
        </w:rPr>
        <w:t>Application frequency: Annual call.</w:t>
      </w:r>
    </w:p>
    <w:p w14:paraId="2DEFC84D" w14:textId="77777777" w:rsidR="001013D9" w:rsidRPr="00C47874" w:rsidRDefault="00CD0B6E">
      <w:pPr>
        <w:spacing w:after="160"/>
        <w:rPr>
          <w:lang w:val="en-US"/>
        </w:rPr>
      </w:pPr>
      <w:r>
        <w:rPr>
          <w:lang w:val="en-US"/>
        </w:rPr>
        <w:t>Conditions: Focus on environmental technology. Consortium applications preferred for larger grants. SMEs including UCPH spin-outs may apply as lead or as partners.</w:t>
      </w:r>
    </w:p>
    <w:p w14:paraId="62E408F6" w14:textId="77777777" w:rsidR="001013D9" w:rsidRPr="00C47874" w:rsidRDefault="00CD0B6E">
      <w:pPr>
        <w:rPr>
          <w:lang w:val="en-US"/>
        </w:rPr>
      </w:pPr>
      <w:r>
        <w:rPr>
          <w:lang w:val="en-US"/>
        </w:rPr>
        <w:br w:type="page"/>
      </w:r>
    </w:p>
    <w:p w14:paraId="6138C126" w14:textId="77777777" w:rsidR="001013D9" w:rsidRPr="00C47874" w:rsidRDefault="00CD0B6E">
      <w:pPr>
        <w:pStyle w:val="Overskrift1"/>
        <w:rPr>
          <w:lang w:val="en-US"/>
        </w:rPr>
      </w:pPr>
      <w:bookmarkStart w:id="82" w:name="bm70"/>
      <w:bookmarkStart w:id="83" w:name="_Toc234315141"/>
      <w:r>
        <w:rPr>
          <w:lang w:val="en-US"/>
        </w:rPr>
        <w:lastRenderedPageBreak/>
        <w:t>The UCPH Spin-out Ecosystem: Contextual Notes</w:t>
      </w:r>
      <w:bookmarkEnd w:id="82"/>
      <w:bookmarkEnd w:id="83"/>
    </w:p>
    <w:p w14:paraId="5956AB57" w14:textId="77777777" w:rsidR="001013D9" w:rsidRDefault="00CD0B6E">
      <w:pPr>
        <w:spacing w:after="160"/>
      </w:pPr>
      <w:r>
        <w:rPr>
          <w:lang w:val="en-US"/>
        </w:rPr>
        <w:t xml:space="preserve">Understanding the funding landscape is only one dimension of successfully building a UCPH spin-out. </w:t>
      </w:r>
      <w:r>
        <w:t>Several contextual factors are worth noting for prospective founders.</w:t>
      </w:r>
    </w:p>
    <w:p w14:paraId="6CF80EF5" w14:textId="77777777" w:rsidR="001013D9" w:rsidRDefault="00CD0B6E">
      <w:pPr>
        <w:pStyle w:val="Overskrift2"/>
      </w:pPr>
      <w:bookmarkStart w:id="84" w:name="bm71"/>
      <w:bookmarkStart w:id="85" w:name="_Toc234315142"/>
      <w:commentRangeStart w:id="86"/>
      <w:r>
        <w:t>Spin-outs Denmark</w:t>
      </w:r>
      <w:bookmarkEnd w:id="84"/>
      <w:bookmarkEnd w:id="85"/>
      <w:commentRangeEnd w:id="86"/>
      <w:r>
        <w:rPr>
          <w:rStyle w:val="Merknadsreferanse"/>
          <w:sz w:val="32"/>
          <w:szCs w:val="32"/>
        </w:rPr>
        <w:commentReference w:id="86"/>
      </w:r>
    </w:p>
    <w:p w14:paraId="0362AB7E" w14:textId="77777777" w:rsidR="001013D9" w:rsidRPr="00C47874" w:rsidRDefault="00CD0B6E">
      <w:pPr>
        <w:spacing w:after="160"/>
        <w:rPr>
          <w:lang w:val="en-US"/>
        </w:rPr>
      </w:pPr>
      <w:r>
        <w:rPr>
          <w:lang w:val="en-US"/>
        </w:rPr>
        <w:t>Spin-outs Denmark is a nationwide five-year postdoctoral grant programme coordinated by the University of Southern Denmark in collaboration with all eight Danish universities. In its first phase (2021–2026) it awarded 55 one-year postdoctoral grants, of which 20 recipients founded companies that together attracted approximately DKK 180 million in funding and investment.</w:t>
      </w:r>
      <w:r>
        <w:rPr>
          <w:rStyle w:val="Sluttnotereferanse"/>
        </w:rPr>
        <w:endnoteReference w:id="25"/>
      </w:r>
      <w:r>
        <w:rPr>
          <w:lang w:val="en-US"/>
        </w:rPr>
        <w:t xml:space="preserve"> In its second phase (2026 onwards, funded with up to DKK 115 million from Villum Foundation, Innovation Fund Denmark, and the universities), approximately 82 grants will be awarded. The programme received the ASTP European Impact of the Year Award in 2025.</w:t>
      </w:r>
    </w:p>
    <w:p w14:paraId="7B59B632" w14:textId="77777777" w:rsidR="001013D9" w:rsidRPr="00C47874" w:rsidRDefault="00CD0B6E">
      <w:pPr>
        <w:spacing w:after="160"/>
        <w:rPr>
          <w:lang w:val="en-US"/>
        </w:rPr>
      </w:pPr>
      <w:r>
        <w:rPr>
          <w:b/>
          <w:bCs/>
          <w:lang w:val="en-US"/>
        </w:rPr>
        <w:t>Amount: One-year postdoctoral salary and associated project costs per grant.</w:t>
      </w:r>
    </w:p>
    <w:p w14:paraId="3BAF898F" w14:textId="77777777" w:rsidR="001013D9" w:rsidRPr="00C47874" w:rsidRDefault="00CD0B6E">
      <w:pPr>
        <w:spacing w:after="160"/>
        <w:rPr>
          <w:lang w:val="en-US"/>
        </w:rPr>
      </w:pPr>
      <w:r>
        <w:rPr>
          <w:lang w:val="en-US"/>
        </w:rPr>
        <w:t>Conditions: Early-career researchers (postdocs) at one of the eight Danish universities. Applications must be endorsed by the department and include both a written application and an oral pitch.</w:t>
      </w:r>
    </w:p>
    <w:p w14:paraId="0DA99FD3" w14:textId="6955F639" w:rsidR="00ED0E86" w:rsidRDefault="00ED0E86">
      <w:pPr>
        <w:rPr>
          <w:lang w:val="en-US"/>
        </w:rPr>
      </w:pPr>
      <w:r>
        <w:rPr>
          <w:lang w:val="en-US"/>
        </w:rPr>
        <w:br w:type="page"/>
      </w:r>
    </w:p>
    <w:p w14:paraId="3F652683" w14:textId="77777777" w:rsidR="00632AAD" w:rsidRPr="00AD65F2" w:rsidRDefault="00802728">
      <w:pPr>
        <w:pStyle w:val="Overskrift1"/>
        <w:rPr>
          <w:lang w:val="en-US"/>
        </w:rPr>
      </w:pPr>
      <w:bookmarkStart w:id="87" w:name="_Toc234315143"/>
      <w:r>
        <w:rPr>
          <w:lang w:val="en-US"/>
        </w:rPr>
        <w:lastRenderedPageBreak/>
        <w:t>Structured Entrepreneurship Programmes and Ecosystem Initiatives</w:t>
      </w:r>
      <w:bookmarkEnd w:id="87"/>
    </w:p>
    <w:p w14:paraId="268346A9" w14:textId="77777777" w:rsidR="00632AAD" w:rsidRPr="00AD65F2" w:rsidRDefault="00802728">
      <w:pPr>
        <w:spacing w:after="160"/>
        <w:rPr>
          <w:lang w:val="en-US"/>
        </w:rPr>
      </w:pPr>
      <w:r>
        <w:rPr>
          <w:lang w:val="en-US"/>
        </w:rPr>
        <w:t>Beyond direct grant instruments, the UCPH spin-out ecosystem is supported by a set of structured entrepreneurship programmes, incubators, and regulatory frameworks. These do not primarily provide cash but offer mentoring, infrastructure access, network introductions, and in some cases the regulatory right to pursue entrepreneurship without career risk. They are often most valuable as complements to the grant instruments described in earlier sections, strengthening applications and accelerating the journey from research to investor-ready company.</w:t>
      </w:r>
      <w:r>
        <w:rPr>
          <w:rStyle w:val="Sluttnotereferanse"/>
        </w:rPr>
        <w:endnoteReference w:id="26"/>
      </w:r>
    </w:p>
    <w:p w14:paraId="153A776C" w14:textId="77777777" w:rsidR="00632AAD" w:rsidRPr="00AD65F2" w:rsidRDefault="00802728">
      <w:pPr>
        <w:spacing w:after="80"/>
        <w:rPr>
          <w:lang w:val="en-US"/>
        </w:rPr>
      </w:pPr>
      <w:r>
        <w:rPr>
          <w:lang w:val="en-US"/>
        </w:rPr>
        <w:t xml:space="preserve"> </w:t>
      </w:r>
    </w:p>
    <w:tbl>
      <w:tblPr>
        <w:tblW w:w="8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44"/>
        <w:gridCol w:w="2087"/>
        <w:gridCol w:w="2075"/>
        <w:gridCol w:w="2154"/>
      </w:tblGrid>
      <w:tr w:rsidR="005D5FD2" w14:paraId="6AB76B21" w14:textId="77777777">
        <w:tc>
          <w:tcPr>
            <w:tcW w:w="2200" w:type="dxa"/>
            <w:shd w:val="clear" w:color="auto" w:fill="053714"/>
            <w:tcMar>
              <w:top w:w="80" w:type="dxa"/>
              <w:left w:w="120" w:type="dxa"/>
              <w:bottom w:w="80" w:type="dxa"/>
              <w:right w:w="120" w:type="dxa"/>
            </w:tcMar>
          </w:tcPr>
          <w:p w14:paraId="7F041C48" w14:textId="77777777" w:rsidR="00632AAD" w:rsidRDefault="00802728">
            <w:r>
              <w:rPr>
                <w:b/>
                <w:bCs/>
                <w:color w:val="FFFFFF"/>
              </w:rPr>
              <w:t>Programme</w:t>
            </w:r>
          </w:p>
        </w:tc>
        <w:tc>
          <w:tcPr>
            <w:tcW w:w="1400" w:type="dxa"/>
            <w:shd w:val="clear" w:color="auto" w:fill="053714"/>
            <w:tcMar>
              <w:top w:w="80" w:type="dxa"/>
              <w:left w:w="120" w:type="dxa"/>
              <w:bottom w:w="80" w:type="dxa"/>
              <w:right w:w="120" w:type="dxa"/>
            </w:tcMar>
          </w:tcPr>
          <w:p w14:paraId="5BBE033F" w14:textId="77777777" w:rsidR="00632AAD" w:rsidRDefault="00802728">
            <w:r>
              <w:rPr>
                <w:b/>
                <w:bCs/>
                <w:color w:val="FFFFFF"/>
              </w:rPr>
              <w:t>Type</w:t>
            </w:r>
          </w:p>
        </w:tc>
        <w:tc>
          <w:tcPr>
            <w:tcW w:w="1600" w:type="dxa"/>
            <w:shd w:val="clear" w:color="auto" w:fill="053714"/>
            <w:tcMar>
              <w:top w:w="80" w:type="dxa"/>
              <w:left w:w="120" w:type="dxa"/>
              <w:bottom w:w="80" w:type="dxa"/>
              <w:right w:w="120" w:type="dxa"/>
            </w:tcMar>
          </w:tcPr>
          <w:p w14:paraId="238F62ED" w14:textId="77777777" w:rsidR="00632AAD" w:rsidRDefault="00802728">
            <w:r>
              <w:rPr>
                <w:b/>
                <w:bCs/>
                <w:color w:val="FFFFFF"/>
              </w:rPr>
              <w:t>Focus / Stage</w:t>
            </w:r>
          </w:p>
        </w:tc>
        <w:tc>
          <w:tcPr>
            <w:tcW w:w="3160" w:type="dxa"/>
            <w:shd w:val="clear" w:color="auto" w:fill="053714"/>
            <w:tcMar>
              <w:top w:w="80" w:type="dxa"/>
              <w:left w:w="120" w:type="dxa"/>
              <w:bottom w:w="80" w:type="dxa"/>
              <w:right w:w="120" w:type="dxa"/>
            </w:tcMar>
          </w:tcPr>
          <w:p w14:paraId="4ED2EC2C" w14:textId="77777777" w:rsidR="00632AAD" w:rsidRDefault="00802728">
            <w:r>
              <w:rPr>
                <w:b/>
                <w:bCs/>
                <w:color w:val="FFFFFF"/>
              </w:rPr>
              <w:t>Key Features</w:t>
            </w:r>
          </w:p>
        </w:tc>
      </w:tr>
      <w:tr w:rsidR="005D5FD2" w14:paraId="22A9C06F" w14:textId="77777777">
        <w:tc>
          <w:tcPr>
            <w:tcW w:w="2200" w:type="dxa"/>
            <w:shd w:val="clear" w:color="auto" w:fill="EEF4FB"/>
            <w:tcMar>
              <w:top w:w="80" w:type="dxa"/>
              <w:left w:w="120" w:type="dxa"/>
              <w:bottom w:w="80" w:type="dxa"/>
              <w:right w:w="120" w:type="dxa"/>
            </w:tcMar>
          </w:tcPr>
          <w:p w14:paraId="0566777B" w14:textId="16A72F02" w:rsidR="00632AAD" w:rsidRDefault="00632AAD"/>
        </w:tc>
        <w:tc>
          <w:tcPr>
            <w:tcW w:w="1400" w:type="dxa"/>
            <w:shd w:val="clear" w:color="auto" w:fill="EEF4FB"/>
            <w:tcMar>
              <w:top w:w="80" w:type="dxa"/>
              <w:left w:w="120" w:type="dxa"/>
              <w:bottom w:w="80" w:type="dxa"/>
              <w:right w:w="120" w:type="dxa"/>
            </w:tcMar>
          </w:tcPr>
          <w:p w14:paraId="47026374" w14:textId="26C32AE2" w:rsidR="00632AAD" w:rsidRDefault="00632AAD"/>
        </w:tc>
        <w:tc>
          <w:tcPr>
            <w:tcW w:w="1600" w:type="dxa"/>
            <w:shd w:val="clear" w:color="auto" w:fill="EEF4FB"/>
            <w:tcMar>
              <w:top w:w="80" w:type="dxa"/>
              <w:left w:w="120" w:type="dxa"/>
              <w:bottom w:w="80" w:type="dxa"/>
              <w:right w:w="120" w:type="dxa"/>
            </w:tcMar>
          </w:tcPr>
          <w:p w14:paraId="41AE34B4" w14:textId="2850DAB2" w:rsidR="00632AAD" w:rsidRPr="00AD65F2" w:rsidRDefault="00632AAD">
            <w:pPr>
              <w:rPr>
                <w:lang w:val="en-US"/>
              </w:rPr>
            </w:pPr>
          </w:p>
        </w:tc>
        <w:tc>
          <w:tcPr>
            <w:tcW w:w="3160" w:type="dxa"/>
            <w:shd w:val="clear" w:color="auto" w:fill="EEF4FB"/>
            <w:tcMar>
              <w:top w:w="80" w:type="dxa"/>
              <w:left w:w="120" w:type="dxa"/>
              <w:bottom w:w="80" w:type="dxa"/>
              <w:right w:w="120" w:type="dxa"/>
            </w:tcMar>
          </w:tcPr>
          <w:p w14:paraId="5328B5E1" w14:textId="40E2BA27" w:rsidR="00632AAD" w:rsidRPr="00AD65F2" w:rsidRDefault="00632AAD">
            <w:pPr>
              <w:rPr>
                <w:lang w:val="en-US"/>
              </w:rPr>
            </w:pPr>
          </w:p>
        </w:tc>
      </w:tr>
      <w:tr w:rsidR="005D5FD2" w:rsidRPr="00820A7A" w14:paraId="1AF779F2" w14:textId="77777777">
        <w:tc>
          <w:tcPr>
            <w:tcW w:w="2200" w:type="dxa"/>
            <w:shd w:val="clear" w:color="auto" w:fill="FFFFFF"/>
            <w:tcMar>
              <w:top w:w="80" w:type="dxa"/>
              <w:left w:w="120" w:type="dxa"/>
              <w:bottom w:w="80" w:type="dxa"/>
              <w:right w:w="120" w:type="dxa"/>
            </w:tcMar>
          </w:tcPr>
          <w:p w14:paraId="4B24872A" w14:textId="77777777" w:rsidR="00632AAD" w:rsidRDefault="00802728">
            <w:r>
              <w:t>SPARK Denmark</w:t>
            </w:r>
          </w:p>
        </w:tc>
        <w:tc>
          <w:tcPr>
            <w:tcW w:w="1400" w:type="dxa"/>
            <w:shd w:val="clear" w:color="auto" w:fill="FFFFFF"/>
            <w:tcMar>
              <w:top w:w="80" w:type="dxa"/>
              <w:left w:w="120" w:type="dxa"/>
              <w:bottom w:w="80" w:type="dxa"/>
              <w:right w:w="120" w:type="dxa"/>
            </w:tcMar>
          </w:tcPr>
          <w:p w14:paraId="5362441A" w14:textId="77777777" w:rsidR="00632AAD" w:rsidRDefault="00802728">
            <w:r>
              <w:t>Mentoring programme</w:t>
            </w:r>
          </w:p>
        </w:tc>
        <w:tc>
          <w:tcPr>
            <w:tcW w:w="1600" w:type="dxa"/>
            <w:shd w:val="clear" w:color="auto" w:fill="FFFFFF"/>
            <w:tcMar>
              <w:top w:w="80" w:type="dxa"/>
              <w:left w:w="120" w:type="dxa"/>
              <w:bottom w:w="80" w:type="dxa"/>
              <w:right w:w="120" w:type="dxa"/>
            </w:tcMar>
          </w:tcPr>
          <w:p w14:paraId="7BDB7E38" w14:textId="77777777" w:rsidR="00632AAD" w:rsidRPr="00AD65F2" w:rsidRDefault="00802728">
            <w:pPr>
              <w:rPr>
                <w:lang w:val="en-US"/>
              </w:rPr>
            </w:pPr>
            <w:r>
              <w:rPr>
                <w:lang w:val="en-US"/>
              </w:rPr>
              <w:t>Health / life science, pre-seed to early</w:t>
            </w:r>
          </w:p>
        </w:tc>
        <w:tc>
          <w:tcPr>
            <w:tcW w:w="3160" w:type="dxa"/>
            <w:shd w:val="clear" w:color="auto" w:fill="FFFFFF"/>
            <w:tcMar>
              <w:top w:w="80" w:type="dxa"/>
              <w:left w:w="120" w:type="dxa"/>
              <w:bottom w:w="80" w:type="dxa"/>
              <w:right w:w="120" w:type="dxa"/>
            </w:tcMar>
          </w:tcPr>
          <w:p w14:paraId="2E863650" w14:textId="77777777" w:rsidR="00632AAD" w:rsidRPr="00AD65F2" w:rsidRDefault="00802728">
            <w:pPr>
              <w:rPr>
                <w:lang w:val="en-US"/>
              </w:rPr>
            </w:pPr>
            <w:r>
              <w:rPr>
                <w:lang w:val="en-US"/>
              </w:rPr>
              <w:t>Stanford model; quality signal for NNF/IFD applications</w:t>
            </w:r>
          </w:p>
        </w:tc>
      </w:tr>
      <w:tr w:rsidR="005D5FD2" w:rsidRPr="00820A7A" w14:paraId="6C3A7B92" w14:textId="77777777">
        <w:tc>
          <w:tcPr>
            <w:tcW w:w="2200" w:type="dxa"/>
            <w:shd w:val="clear" w:color="auto" w:fill="EEF4FB"/>
            <w:tcMar>
              <w:top w:w="80" w:type="dxa"/>
              <w:left w:w="120" w:type="dxa"/>
              <w:bottom w:w="80" w:type="dxa"/>
              <w:right w:w="120" w:type="dxa"/>
            </w:tcMar>
          </w:tcPr>
          <w:p w14:paraId="063841A2" w14:textId="77777777" w:rsidR="00632AAD" w:rsidRDefault="00802728">
            <w:r>
              <w:t>Open Entrepreneur (Åben Iværksætter)</w:t>
            </w:r>
          </w:p>
        </w:tc>
        <w:tc>
          <w:tcPr>
            <w:tcW w:w="1400" w:type="dxa"/>
            <w:shd w:val="clear" w:color="auto" w:fill="EEF4FB"/>
            <w:tcMar>
              <w:top w:w="80" w:type="dxa"/>
              <w:left w:w="120" w:type="dxa"/>
              <w:bottom w:w="80" w:type="dxa"/>
              <w:right w:w="120" w:type="dxa"/>
            </w:tcMar>
          </w:tcPr>
          <w:p w14:paraId="373AA052" w14:textId="77777777" w:rsidR="00632AAD" w:rsidRDefault="00802728">
            <w:r>
              <w:t>Regulatory framework</w:t>
            </w:r>
          </w:p>
        </w:tc>
        <w:tc>
          <w:tcPr>
            <w:tcW w:w="1600" w:type="dxa"/>
            <w:shd w:val="clear" w:color="auto" w:fill="EEF4FB"/>
            <w:tcMar>
              <w:top w:w="80" w:type="dxa"/>
              <w:left w:w="120" w:type="dxa"/>
              <w:bottom w:w="80" w:type="dxa"/>
              <w:right w:w="120" w:type="dxa"/>
            </w:tcMar>
          </w:tcPr>
          <w:p w14:paraId="5F2533AB" w14:textId="77777777" w:rsidR="00632AAD" w:rsidRDefault="00802728">
            <w:r>
              <w:t>All sectors, all stages</w:t>
            </w:r>
          </w:p>
        </w:tc>
        <w:tc>
          <w:tcPr>
            <w:tcW w:w="3160" w:type="dxa"/>
            <w:shd w:val="clear" w:color="auto" w:fill="EEF4FB"/>
            <w:tcMar>
              <w:top w:w="80" w:type="dxa"/>
              <w:left w:w="120" w:type="dxa"/>
              <w:bottom w:w="80" w:type="dxa"/>
              <w:right w:w="120" w:type="dxa"/>
            </w:tcMar>
          </w:tcPr>
          <w:p w14:paraId="313C04B5" w14:textId="77777777" w:rsidR="00632AAD" w:rsidRPr="00AD65F2" w:rsidRDefault="00802728">
            <w:pPr>
              <w:rPr>
                <w:lang w:val="en-US"/>
              </w:rPr>
            </w:pPr>
            <w:r>
              <w:rPr>
                <w:lang w:val="en-US"/>
              </w:rPr>
              <w:t>Up to 2 years leave; right to return; combinable with grants</w:t>
            </w:r>
          </w:p>
        </w:tc>
      </w:tr>
      <w:tr w:rsidR="005D5FD2" w:rsidRPr="00820A7A" w14:paraId="0C91725A" w14:textId="77777777">
        <w:tc>
          <w:tcPr>
            <w:tcW w:w="2200" w:type="dxa"/>
            <w:shd w:val="clear" w:color="auto" w:fill="FFFFFF"/>
            <w:tcMar>
              <w:top w:w="80" w:type="dxa"/>
              <w:left w:w="120" w:type="dxa"/>
              <w:bottom w:w="80" w:type="dxa"/>
              <w:right w:w="120" w:type="dxa"/>
            </w:tcMar>
          </w:tcPr>
          <w:p w14:paraId="59F19A8E" w14:textId="77777777" w:rsidR="00632AAD" w:rsidRDefault="00802728">
            <w:r>
              <w:t>Accelerace</w:t>
            </w:r>
          </w:p>
        </w:tc>
        <w:tc>
          <w:tcPr>
            <w:tcW w:w="1400" w:type="dxa"/>
            <w:shd w:val="clear" w:color="auto" w:fill="FFFFFF"/>
            <w:tcMar>
              <w:top w:w="80" w:type="dxa"/>
              <w:left w:w="120" w:type="dxa"/>
              <w:bottom w:w="80" w:type="dxa"/>
              <w:right w:w="120" w:type="dxa"/>
            </w:tcMar>
          </w:tcPr>
          <w:p w14:paraId="24C31A8C" w14:textId="77777777" w:rsidR="00632AAD" w:rsidRDefault="00802728">
            <w:r>
              <w:t>Accelerator + stipend</w:t>
            </w:r>
          </w:p>
        </w:tc>
        <w:tc>
          <w:tcPr>
            <w:tcW w:w="1600" w:type="dxa"/>
            <w:shd w:val="clear" w:color="auto" w:fill="FFFFFF"/>
            <w:tcMar>
              <w:top w:w="80" w:type="dxa"/>
              <w:left w:w="120" w:type="dxa"/>
              <w:bottom w:w="80" w:type="dxa"/>
              <w:right w:w="120" w:type="dxa"/>
            </w:tcMar>
          </w:tcPr>
          <w:p w14:paraId="6BDE21FB" w14:textId="77777777" w:rsidR="00632AAD" w:rsidRPr="00AD65F2" w:rsidRDefault="00802728">
            <w:pPr>
              <w:rPr>
                <w:lang w:val="en-US"/>
              </w:rPr>
            </w:pPr>
            <w:r>
              <w:rPr>
                <w:lang w:val="en-US"/>
              </w:rPr>
              <w:t>All sectors, early to growth</w:t>
            </w:r>
          </w:p>
        </w:tc>
        <w:tc>
          <w:tcPr>
            <w:tcW w:w="3160" w:type="dxa"/>
            <w:shd w:val="clear" w:color="auto" w:fill="FFFFFF"/>
            <w:tcMar>
              <w:top w:w="80" w:type="dxa"/>
              <w:left w:w="120" w:type="dxa"/>
              <w:bottom w:w="80" w:type="dxa"/>
              <w:right w:w="120" w:type="dxa"/>
            </w:tcMar>
          </w:tcPr>
          <w:p w14:paraId="43CA9212" w14:textId="77777777" w:rsidR="00632AAD" w:rsidRPr="00AD65F2" w:rsidRDefault="00802728">
            <w:pPr>
              <w:rPr>
                <w:lang w:val="en-US"/>
              </w:rPr>
            </w:pPr>
            <w:r>
              <w:rPr>
                <w:lang w:val="en-US"/>
              </w:rPr>
              <w:t>DKK 100K stipend, 6-month cohort, equity-free</w:t>
            </w:r>
          </w:p>
        </w:tc>
      </w:tr>
      <w:tr w:rsidR="005D5FD2" w:rsidRPr="00820A7A" w14:paraId="223910FF" w14:textId="77777777">
        <w:tc>
          <w:tcPr>
            <w:tcW w:w="2200" w:type="dxa"/>
            <w:shd w:val="clear" w:color="auto" w:fill="EEF4FB"/>
            <w:tcMar>
              <w:top w:w="80" w:type="dxa"/>
              <w:left w:w="120" w:type="dxa"/>
              <w:bottom w:w="80" w:type="dxa"/>
              <w:right w:w="120" w:type="dxa"/>
            </w:tcMar>
          </w:tcPr>
          <w:p w14:paraId="7237F1BD" w14:textId="77777777" w:rsidR="00632AAD" w:rsidRPr="00AD65F2" w:rsidRDefault="00802728">
            <w:pPr>
              <w:rPr>
                <w:lang w:val="en-US"/>
              </w:rPr>
            </w:pPr>
            <w:r>
              <w:rPr>
                <w:lang w:val="en-US"/>
              </w:rPr>
              <w:t>Copenhagen School of Entrepreneurship / Venture Cup</w:t>
            </w:r>
          </w:p>
        </w:tc>
        <w:tc>
          <w:tcPr>
            <w:tcW w:w="1400" w:type="dxa"/>
            <w:shd w:val="clear" w:color="auto" w:fill="EEF4FB"/>
            <w:tcMar>
              <w:top w:w="80" w:type="dxa"/>
              <w:left w:w="120" w:type="dxa"/>
              <w:bottom w:w="80" w:type="dxa"/>
              <w:right w:w="120" w:type="dxa"/>
            </w:tcMar>
          </w:tcPr>
          <w:p w14:paraId="6741D106" w14:textId="77777777" w:rsidR="00632AAD" w:rsidRDefault="00802728">
            <w:r>
              <w:t>Competition + mentoring</w:t>
            </w:r>
          </w:p>
        </w:tc>
        <w:tc>
          <w:tcPr>
            <w:tcW w:w="1600" w:type="dxa"/>
            <w:shd w:val="clear" w:color="auto" w:fill="EEF4FB"/>
            <w:tcMar>
              <w:top w:w="80" w:type="dxa"/>
              <w:left w:w="120" w:type="dxa"/>
              <w:bottom w:w="80" w:type="dxa"/>
              <w:right w:w="120" w:type="dxa"/>
            </w:tcMar>
          </w:tcPr>
          <w:p w14:paraId="62FCCCA3" w14:textId="77777777" w:rsidR="00632AAD" w:rsidRDefault="00802728">
            <w:r>
              <w:t>All sectors, student/researcher</w:t>
            </w:r>
          </w:p>
        </w:tc>
        <w:tc>
          <w:tcPr>
            <w:tcW w:w="3160" w:type="dxa"/>
            <w:shd w:val="clear" w:color="auto" w:fill="EEF4FB"/>
            <w:tcMar>
              <w:top w:w="80" w:type="dxa"/>
              <w:left w:w="120" w:type="dxa"/>
              <w:bottom w:w="80" w:type="dxa"/>
              <w:right w:w="120" w:type="dxa"/>
            </w:tcMar>
          </w:tcPr>
          <w:p w14:paraId="174373EA" w14:textId="77777777" w:rsidR="00632AAD" w:rsidRPr="00AD65F2" w:rsidRDefault="00802728">
            <w:pPr>
              <w:rPr>
                <w:lang w:val="en-US"/>
              </w:rPr>
            </w:pPr>
            <w:r>
              <w:rPr>
                <w:lang w:val="en-US"/>
              </w:rPr>
              <w:t>Up to DKK 250K prize; Venture Cup finals</w:t>
            </w:r>
          </w:p>
        </w:tc>
      </w:tr>
      <w:tr w:rsidR="005D5FD2" w:rsidRPr="00820A7A" w14:paraId="7F02ED00" w14:textId="77777777">
        <w:tc>
          <w:tcPr>
            <w:tcW w:w="2200" w:type="dxa"/>
            <w:shd w:val="clear" w:color="auto" w:fill="FFFFFF"/>
            <w:tcMar>
              <w:top w:w="80" w:type="dxa"/>
              <w:left w:w="120" w:type="dxa"/>
              <w:bottom w:w="80" w:type="dxa"/>
              <w:right w:w="120" w:type="dxa"/>
            </w:tcMar>
          </w:tcPr>
          <w:p w14:paraId="7333BA43" w14:textId="77777777" w:rsidR="00632AAD" w:rsidRDefault="00802728">
            <w:r>
              <w:t>Symbion / Copenhagen Science City</w:t>
            </w:r>
          </w:p>
        </w:tc>
        <w:tc>
          <w:tcPr>
            <w:tcW w:w="1400" w:type="dxa"/>
            <w:shd w:val="clear" w:color="auto" w:fill="FFFFFF"/>
            <w:tcMar>
              <w:top w:w="80" w:type="dxa"/>
              <w:left w:w="120" w:type="dxa"/>
              <w:bottom w:w="80" w:type="dxa"/>
              <w:right w:w="120" w:type="dxa"/>
            </w:tcMar>
          </w:tcPr>
          <w:p w14:paraId="227D9880" w14:textId="77777777" w:rsidR="00632AAD" w:rsidRDefault="00802728">
            <w:r>
              <w:t>Physical incubation</w:t>
            </w:r>
          </w:p>
        </w:tc>
        <w:tc>
          <w:tcPr>
            <w:tcW w:w="1600" w:type="dxa"/>
            <w:shd w:val="clear" w:color="auto" w:fill="FFFFFF"/>
            <w:tcMar>
              <w:top w:w="80" w:type="dxa"/>
              <w:left w:w="120" w:type="dxa"/>
              <w:bottom w:w="80" w:type="dxa"/>
              <w:right w:w="120" w:type="dxa"/>
            </w:tcMar>
          </w:tcPr>
          <w:p w14:paraId="4750193A" w14:textId="77777777" w:rsidR="00632AAD" w:rsidRDefault="00802728">
            <w:r>
              <w:t>Deep tech, digital, health</w:t>
            </w:r>
          </w:p>
        </w:tc>
        <w:tc>
          <w:tcPr>
            <w:tcW w:w="3160" w:type="dxa"/>
            <w:shd w:val="clear" w:color="auto" w:fill="FFFFFF"/>
            <w:tcMar>
              <w:top w:w="80" w:type="dxa"/>
              <w:left w:w="120" w:type="dxa"/>
              <w:bottom w:w="80" w:type="dxa"/>
              <w:right w:w="120" w:type="dxa"/>
            </w:tcMar>
          </w:tcPr>
          <w:p w14:paraId="66E49EC9" w14:textId="77777777" w:rsidR="00632AAD" w:rsidRPr="00AD65F2" w:rsidRDefault="00802728">
            <w:pPr>
              <w:rPr>
                <w:lang w:val="en-US"/>
              </w:rPr>
            </w:pPr>
            <w:r>
              <w:rPr>
                <w:lang w:val="en-US"/>
              </w:rPr>
              <w:t>Subsidised lab/office; programme tracks</w:t>
            </w:r>
          </w:p>
        </w:tc>
      </w:tr>
      <w:tr w:rsidR="005D5FD2" w:rsidRPr="00820A7A" w14:paraId="10CDF742" w14:textId="77777777">
        <w:tc>
          <w:tcPr>
            <w:tcW w:w="2200" w:type="dxa"/>
            <w:shd w:val="clear" w:color="auto" w:fill="EEF4FB"/>
            <w:tcMar>
              <w:top w:w="80" w:type="dxa"/>
              <w:left w:w="120" w:type="dxa"/>
              <w:bottom w:w="80" w:type="dxa"/>
              <w:right w:w="120" w:type="dxa"/>
            </w:tcMar>
          </w:tcPr>
          <w:p w14:paraId="4F1BEB74" w14:textId="77777777" w:rsidR="00632AAD" w:rsidRPr="00AD65F2" w:rsidRDefault="00802728">
            <w:pPr>
              <w:rPr>
                <w:lang w:val="en-US"/>
              </w:rPr>
            </w:pPr>
            <w:r>
              <w:rPr>
                <w:lang w:val="en-US"/>
              </w:rPr>
              <w:t>The Gate (SDU-led, national)</w:t>
            </w:r>
          </w:p>
        </w:tc>
        <w:tc>
          <w:tcPr>
            <w:tcW w:w="1400" w:type="dxa"/>
            <w:shd w:val="clear" w:color="auto" w:fill="EEF4FB"/>
            <w:tcMar>
              <w:top w:w="80" w:type="dxa"/>
              <w:left w:w="120" w:type="dxa"/>
              <w:bottom w:w="80" w:type="dxa"/>
              <w:right w:w="120" w:type="dxa"/>
            </w:tcMar>
          </w:tcPr>
          <w:p w14:paraId="7D24B042" w14:textId="77777777" w:rsidR="00632AAD" w:rsidRDefault="00802728">
            <w:r>
              <w:t>Postdoc-to-entrepreneur</w:t>
            </w:r>
          </w:p>
        </w:tc>
        <w:tc>
          <w:tcPr>
            <w:tcW w:w="1600" w:type="dxa"/>
            <w:shd w:val="clear" w:color="auto" w:fill="EEF4FB"/>
            <w:tcMar>
              <w:top w:w="80" w:type="dxa"/>
              <w:left w:w="120" w:type="dxa"/>
              <w:bottom w:w="80" w:type="dxa"/>
              <w:right w:w="120" w:type="dxa"/>
            </w:tcMar>
          </w:tcPr>
          <w:p w14:paraId="038ABC22" w14:textId="77777777" w:rsidR="00632AAD" w:rsidRDefault="00802728">
            <w:r>
              <w:t>All sectors, postdoc stage</w:t>
            </w:r>
          </w:p>
        </w:tc>
        <w:tc>
          <w:tcPr>
            <w:tcW w:w="3160" w:type="dxa"/>
            <w:shd w:val="clear" w:color="auto" w:fill="EEF4FB"/>
            <w:tcMar>
              <w:top w:w="80" w:type="dxa"/>
              <w:left w:w="120" w:type="dxa"/>
              <w:bottom w:w="80" w:type="dxa"/>
              <w:right w:w="120" w:type="dxa"/>
            </w:tcMar>
          </w:tcPr>
          <w:p w14:paraId="7C60040B" w14:textId="77777777" w:rsidR="00632AAD" w:rsidRPr="00AD65F2" w:rsidRDefault="00802728">
            <w:pPr>
              <w:rPr>
                <w:lang w:val="en-US"/>
              </w:rPr>
            </w:pPr>
            <w:r>
              <w:rPr>
                <w:lang w:val="en-US"/>
              </w:rPr>
              <w:t>Supports postdoc transitions; overlaps with Spin-outs DK</w:t>
            </w:r>
          </w:p>
        </w:tc>
      </w:tr>
      <w:tr w:rsidR="005D5FD2" w:rsidRPr="00820A7A" w14:paraId="57395907" w14:textId="77777777">
        <w:tc>
          <w:tcPr>
            <w:tcW w:w="2200" w:type="dxa"/>
            <w:shd w:val="clear" w:color="auto" w:fill="FFFFFF"/>
            <w:tcMar>
              <w:top w:w="80" w:type="dxa"/>
              <w:left w:w="120" w:type="dxa"/>
              <w:bottom w:w="80" w:type="dxa"/>
              <w:right w:w="120" w:type="dxa"/>
            </w:tcMar>
          </w:tcPr>
          <w:p w14:paraId="216D9358" w14:textId="77777777" w:rsidR="00632AAD" w:rsidRDefault="00802728">
            <w:r>
              <w:t>Global Entrepreneurship Programme (GEP)</w:t>
            </w:r>
          </w:p>
        </w:tc>
        <w:tc>
          <w:tcPr>
            <w:tcW w:w="1400" w:type="dxa"/>
            <w:shd w:val="clear" w:color="auto" w:fill="FFFFFF"/>
            <w:tcMar>
              <w:top w:w="80" w:type="dxa"/>
              <w:left w:w="120" w:type="dxa"/>
              <w:bottom w:w="80" w:type="dxa"/>
              <w:right w:w="120" w:type="dxa"/>
            </w:tcMar>
          </w:tcPr>
          <w:p w14:paraId="03BA5CF5" w14:textId="77777777" w:rsidR="00632AAD" w:rsidRDefault="00802728">
            <w:r>
              <w:t>Internationalisation</w:t>
            </w:r>
          </w:p>
        </w:tc>
        <w:tc>
          <w:tcPr>
            <w:tcW w:w="1600" w:type="dxa"/>
            <w:shd w:val="clear" w:color="auto" w:fill="FFFFFF"/>
            <w:tcMar>
              <w:top w:w="80" w:type="dxa"/>
              <w:left w:w="120" w:type="dxa"/>
              <w:bottom w:w="80" w:type="dxa"/>
              <w:right w:w="120" w:type="dxa"/>
            </w:tcMar>
          </w:tcPr>
          <w:p w14:paraId="1F8CC925" w14:textId="77777777" w:rsidR="00632AAD" w:rsidRDefault="00802728">
            <w:r>
              <w:t>All sectors, growth stage</w:t>
            </w:r>
          </w:p>
        </w:tc>
        <w:tc>
          <w:tcPr>
            <w:tcW w:w="3160" w:type="dxa"/>
            <w:shd w:val="clear" w:color="auto" w:fill="FFFFFF"/>
            <w:tcMar>
              <w:top w:w="80" w:type="dxa"/>
              <w:left w:w="120" w:type="dxa"/>
              <w:bottom w:w="80" w:type="dxa"/>
              <w:right w:w="120" w:type="dxa"/>
            </w:tcMar>
          </w:tcPr>
          <w:p w14:paraId="770D555F" w14:textId="77777777" w:rsidR="00632AAD" w:rsidRPr="00AD65F2" w:rsidRDefault="00802728">
            <w:pPr>
              <w:rPr>
                <w:lang w:val="en-US"/>
              </w:rPr>
            </w:pPr>
            <w:r>
              <w:rPr>
                <w:lang w:val="en-US"/>
              </w:rPr>
              <w:t>US/Asia market entry; MFA co-funded</w:t>
            </w:r>
          </w:p>
        </w:tc>
      </w:tr>
    </w:tbl>
    <w:p w14:paraId="4C61CE1D" w14:textId="77777777" w:rsidR="00632AAD" w:rsidRDefault="00802728">
      <w:pPr>
        <w:pStyle w:val="Overskrift2"/>
      </w:pPr>
      <w:bookmarkStart w:id="88" w:name="_Toc234315144"/>
      <w:r>
        <w:t>SPARK Denmark</w:t>
      </w:r>
      <w:bookmarkEnd w:id="88"/>
    </w:p>
    <w:p w14:paraId="5F2D1F73" w14:textId="77777777" w:rsidR="00632AAD" w:rsidRPr="00AD65F2" w:rsidRDefault="00802728">
      <w:pPr>
        <w:spacing w:after="160"/>
        <w:rPr>
          <w:lang w:val="en-US"/>
        </w:rPr>
      </w:pPr>
      <w:r>
        <w:rPr>
          <w:lang w:val="en-US"/>
        </w:rPr>
        <w:t>SPARK Denmark is modelled directly on the Stanford SPARK programme and is run jointly by UCPH and the Copenhagen University Hospital system (Rigshospitalet and Herlev/Gentofte). It is a 12-month structured mentoring programme exclusively for health and life science projects with a clear path to clinical or commercial impact.</w:t>
      </w:r>
      <w:r>
        <w:rPr>
          <w:rStyle w:val="Sluttnotereferanse"/>
        </w:rPr>
        <w:endnoteReference w:id="27"/>
      </w:r>
    </w:p>
    <w:p w14:paraId="611C74B6" w14:textId="77777777" w:rsidR="00632AAD" w:rsidRPr="00AD65F2" w:rsidRDefault="00802728">
      <w:pPr>
        <w:spacing w:after="160"/>
        <w:rPr>
          <w:lang w:val="en-US"/>
        </w:rPr>
      </w:pPr>
      <w:r>
        <w:rPr>
          <w:b/>
          <w:bCs/>
          <w:lang w:val="en-US"/>
        </w:rPr>
        <w:lastRenderedPageBreak/>
        <w:t>Type: Structured mentoring programme. No direct cash grant.</w:t>
      </w:r>
    </w:p>
    <w:p w14:paraId="1BB66693" w14:textId="77777777" w:rsidR="00632AAD" w:rsidRPr="00AD65F2" w:rsidRDefault="00802728">
      <w:pPr>
        <w:spacing w:after="160"/>
        <w:rPr>
          <w:lang w:val="en-US"/>
        </w:rPr>
      </w:pPr>
      <w:r>
        <w:rPr>
          <w:lang w:val="en-US"/>
        </w:rPr>
        <w:t>Stage and focus: Pre-seed to early stage, health and life science only. SPARK selection is widely recognised as a quality signal that meaningfully strengthens subsequent applications to Innovation Fund Denmark (Innoexplorer) and the Novo Nordisk Foundation Pioneer and Distinguished Innovator Grants.</w:t>
      </w:r>
    </w:p>
    <w:p w14:paraId="3F89E3ED" w14:textId="77777777" w:rsidR="00632AAD" w:rsidRPr="00AD65F2" w:rsidRDefault="00802728">
      <w:pPr>
        <w:spacing w:after="160"/>
        <w:rPr>
          <w:lang w:val="en-US"/>
        </w:rPr>
      </w:pPr>
      <w:r>
        <w:rPr>
          <w:lang w:val="en-US"/>
        </w:rPr>
        <w:t>Application frequency: Annual intake, with applications typically opening in the autumn. Projects are assessed by a committee of SPARK mentors on clinical or commercial potential, team commitment, and the feasibility of making meaningful progress within the 12-month programme.</w:t>
      </w:r>
    </w:p>
    <w:p w14:paraId="27748701" w14:textId="77777777" w:rsidR="00196807" w:rsidRDefault="00F25419">
      <w:pPr>
        <w:pStyle w:val="Overskrift2"/>
        <w:rPr>
          <w:ins w:id="89" w:author="JENE" w:date="2026-07-08T00:00:00Z"/>
        </w:rPr>
      </w:pPr>
      <w:bookmarkStart w:id="90" w:name="_Toc90090002"/>
      <w:commentRangeStart w:id="91"/>
      <w:ins w:id="92" w:author="JENE" w:date="2026-07-08T00:00:00Z">
        <w:r>
          <w:t>Lighthouse Launch</w:t>
        </w:r>
      </w:ins>
      <w:bookmarkEnd w:id="90"/>
      <w:commentRangeEnd w:id="91"/>
      <w:r w:rsidR="00651CC1">
        <w:rPr>
          <w:rStyle w:val="Merknadsreferanse"/>
          <w:sz w:val="32"/>
          <w:szCs w:val="32"/>
        </w:rPr>
        <w:commentReference w:id="91"/>
      </w:r>
    </w:p>
    <w:p w14:paraId="3C6C03DC" w14:textId="77777777" w:rsidR="00196807" w:rsidRDefault="00F25419">
      <w:pPr>
        <w:spacing w:after="160"/>
        <w:rPr>
          <w:ins w:id="93" w:author="JENE" w:date="2026-07-08T00:00:00Z"/>
          <w:lang w:val="en-US"/>
        </w:rPr>
      </w:pPr>
      <w:ins w:id="94" w:author="JENE" w:date="2026-07-08T00:00:00Z">
        <w:r>
          <w:rPr>
            <w:lang w:val="en-US"/>
          </w:rPr>
          <w:t>Lighthouse Launch is KU Lighthouse's own structured programme for founders ready to test an idea through evidence-based experimentation. It is designed for early-stage founders, researchers, and student teams across disciplines, and helps them validate a solution and decide whether and how to proceed. It has effectively taken over the follow-on role that KU Lighthouse historically referred to external accelerators.</w:t>
        </w:r>
        <w:r>
          <w:rPr>
            <w:rStyle w:val="Sluttnotereferanse"/>
          </w:rPr>
          <w:endnoteReference w:id="28"/>
        </w:r>
      </w:ins>
    </w:p>
    <w:p w14:paraId="33C6336B" w14:textId="77777777" w:rsidR="00196807" w:rsidRDefault="00F25419">
      <w:pPr>
        <w:spacing w:after="160"/>
        <w:rPr>
          <w:ins w:id="96" w:author="JENE" w:date="2026-07-08T00:00:00Z"/>
          <w:lang w:val="en-US"/>
        </w:rPr>
      </w:pPr>
      <w:ins w:id="97" w:author="JENE" w:date="2026-07-08T00:00:00Z">
        <w:r>
          <w:rPr>
            <w:lang w:val="en-US"/>
          </w:rPr>
          <w:t>Type: Structured validation and experimentation programme. No direct cash grant.</w:t>
        </w:r>
      </w:ins>
    </w:p>
    <w:p w14:paraId="55AF5FBE" w14:textId="77777777" w:rsidR="00196807" w:rsidRDefault="00F25419">
      <w:pPr>
        <w:spacing w:after="160"/>
        <w:rPr>
          <w:ins w:id="98" w:author="JENE" w:date="2026-07-08T00:00:00Z"/>
          <w:lang w:val="en-US"/>
        </w:rPr>
      </w:pPr>
      <w:ins w:id="99" w:author="JENE" w:date="2026-07-08T00:00:00Z">
        <w:r>
          <w:rPr>
            <w:lang w:val="en-US"/>
          </w:rPr>
          <w:t>Stage and focus: Early stage, all disciplines (commercial, social, or non-profit). At least one team member should be a current UCPH student or researcher, or a KU Lighthouse community resident; prior completion of the KU Innovators programme is an advantage.</w:t>
        </w:r>
      </w:ins>
    </w:p>
    <w:p w14:paraId="43F8EDFD" w14:textId="77777777" w:rsidR="00196807" w:rsidRDefault="00F25419">
      <w:pPr>
        <w:spacing w:after="160"/>
        <w:rPr>
          <w:ins w:id="100" w:author="JENE" w:date="2026-07-08T00:00:00Z"/>
          <w:lang w:val="en-US"/>
        </w:rPr>
      </w:pPr>
      <w:ins w:id="101" w:author="JENE" w:date="2026-07-08T00:00:00Z">
        <w:r>
          <w:rPr>
            <w:lang w:val="en-US"/>
          </w:rPr>
          <w:t>Application frequency: Cohort-based, with spring and autumn intakes. Roughly 10 to 12 teams are admitted per cohort. The programme requires about 55 hours of in-person sessions across the 14 weeks plus several hours of validation work each week.</w:t>
        </w:r>
      </w:ins>
    </w:p>
    <w:p w14:paraId="27F9E2BA" w14:textId="77777777" w:rsidR="00632AAD" w:rsidRDefault="00802728">
      <w:pPr>
        <w:pStyle w:val="Overskrift2"/>
      </w:pPr>
      <w:bookmarkStart w:id="102" w:name="_Toc234315145"/>
      <w:del w:id="103" w:author="JENE" w:date="2026-07-08T00:00:00Z">
        <w:r>
          <w:delText>Open Entrepreneur</w:delText>
        </w:r>
      </w:del>
      <w:ins w:id="104" w:author="JENE" w:date="2026-07-08T00:00:00Z">
        <w:r>
          <w:t>Open Entrepreneurship</w:t>
        </w:r>
      </w:ins>
      <w:r>
        <w:t xml:space="preserve"> (Åben Iværksætter)</w:t>
      </w:r>
      <w:bookmarkEnd w:id="102"/>
    </w:p>
    <w:p w14:paraId="387BB510" w14:textId="77777777" w:rsidR="00632AAD" w:rsidRPr="00AD65F2" w:rsidRDefault="00802728">
      <w:pPr>
        <w:spacing w:after="160"/>
        <w:rPr>
          <w:lang w:val="en-US"/>
        </w:rPr>
      </w:pPr>
      <w:del w:id="105" w:author="JENE" w:date="2026-07-08T00:00:00Z">
        <w:r>
          <w:rPr>
            <w:lang w:val="en-US"/>
          </w:rPr>
          <w:delText>Open Entrepreneur</w:delText>
        </w:r>
      </w:del>
      <w:ins w:id="106" w:author="JENE" w:date="2026-07-08T00:00:00Z">
        <w:r>
          <w:rPr>
            <w:lang w:val="en-US"/>
          </w:rPr>
          <w:t>Open Entrepreneurship</w:t>
        </w:r>
      </w:ins>
      <w:r>
        <w:rPr>
          <w:lang w:val="en-US"/>
        </w:rPr>
        <w:t xml:space="preserve"> is a nationwide regulatory framework operated by the Danish Business Authority in partnership with the Danish universities. It allows PhD students and employed researchers to take up to two years of leave from their university position to pursue a business idea, with a guaranteed right to return to their position afterwards.</w:t>
      </w:r>
      <w:commentRangeStart w:id="107"/>
      <w:r>
        <w:rPr>
          <w:rStyle w:val="Sluttnotereferanse"/>
        </w:rPr>
        <w:endnoteReference w:id="29"/>
      </w:r>
      <w:commentRangeEnd w:id="107"/>
      <w:r w:rsidRPr="00AD65F2">
        <w:rPr>
          <w:rStyle w:val="Merknadsreferanse"/>
          <w:sz w:val="22"/>
          <w:szCs w:val="22"/>
          <w:lang w:val="en-US"/>
        </w:rPr>
        <w:commentReference w:id="107"/>
      </w:r>
    </w:p>
    <w:p w14:paraId="7CDE0931" w14:textId="77777777" w:rsidR="00632AAD" w:rsidRPr="00AD65F2" w:rsidRDefault="00802728">
      <w:pPr>
        <w:spacing w:after="160"/>
        <w:rPr>
          <w:lang w:val="en-US"/>
        </w:rPr>
      </w:pPr>
      <w:r>
        <w:rPr>
          <w:b/>
          <w:bCs/>
          <w:lang w:val="en-US"/>
        </w:rPr>
        <w:t>Type: Regulatory and HR framework. Not a cash grant.</w:t>
      </w:r>
    </w:p>
    <w:p w14:paraId="6D138998" w14:textId="77777777" w:rsidR="00632AAD" w:rsidRPr="00AD65F2" w:rsidRDefault="00802728">
      <w:pPr>
        <w:spacing w:after="160"/>
        <w:rPr>
          <w:lang w:val="en-US"/>
        </w:rPr>
      </w:pPr>
      <w:r>
        <w:rPr>
          <w:lang w:val="en-US"/>
        </w:rPr>
        <w:t xml:space="preserve">Stage and focus: All sectors, all stages. </w:t>
      </w:r>
      <w:del w:id="108" w:author="JENE" w:date="2026-07-08T00:00:00Z">
        <w:r>
          <w:rPr>
            <w:lang w:val="en-US"/>
          </w:rPr>
          <w:delText>Open Entrepreneur</w:delText>
        </w:r>
      </w:del>
      <w:ins w:id="109" w:author="JENE" w:date="2026-07-08T00:00:00Z">
        <w:r>
          <w:rPr>
            <w:lang w:val="en-US"/>
          </w:rPr>
          <w:t>Open Entrepreneurship</w:t>
        </w:r>
      </w:ins>
      <w:r>
        <w:rPr>
          <w:lang w:val="en-US"/>
        </w:rPr>
        <w:t xml:space="preserve"> is a foundational enabler for UCPH researchers who want to pursue a spin-out without permanently leaving academia. It removes the career risk of entrepreneurship and is most impactful when combined with Innofounder (for salary replacement) and Innobooster (for development costs) simultaneously.</w:t>
      </w:r>
    </w:p>
    <w:p w14:paraId="21928288" w14:textId="77777777" w:rsidR="00632AAD" w:rsidRPr="00AD65F2" w:rsidRDefault="00802728">
      <w:pPr>
        <w:spacing w:after="160"/>
        <w:rPr>
          <w:lang w:val="en-US"/>
        </w:rPr>
      </w:pPr>
      <w:r>
        <w:rPr>
          <w:lang w:val="en-US"/>
        </w:rPr>
        <w:t>Application process: The researcher applies through their department or faculty HR office. The university is required by law to grant the leave if the researcher meets the eligibility criteria. The business idea must be clearly documented and the leave period agreed in advance.</w:t>
      </w:r>
    </w:p>
    <w:p w14:paraId="0CA66E0E" w14:textId="77777777" w:rsidR="00632AAD" w:rsidRDefault="00802728">
      <w:pPr>
        <w:pStyle w:val="Overskrift2"/>
      </w:pPr>
      <w:bookmarkStart w:id="110" w:name="_Toc234315146"/>
      <w:commentRangeStart w:id="111"/>
      <w:r>
        <w:t>Accelerace</w:t>
      </w:r>
      <w:bookmarkEnd w:id="110"/>
      <w:commentRangeEnd w:id="111"/>
      <w:r w:rsidR="003D060B">
        <w:rPr>
          <w:rStyle w:val="Merknadsreferanse"/>
          <w:sz w:val="32"/>
          <w:szCs w:val="32"/>
        </w:rPr>
        <w:commentReference w:id="111"/>
      </w:r>
    </w:p>
    <w:p w14:paraId="67D8CFF9" w14:textId="77777777" w:rsidR="00632AAD" w:rsidRPr="00AD65F2" w:rsidRDefault="00802728">
      <w:pPr>
        <w:spacing w:after="160"/>
        <w:rPr>
          <w:lang w:val="en-US"/>
        </w:rPr>
      </w:pPr>
      <w:del w:id="112" w:author="JENE" w:date="2026-07-08T00:00:00Z">
        <w:r>
          <w:rPr>
            <w:lang w:val="en-US"/>
          </w:rPr>
          <w:delText>Accelerace is Denmark's largest and longest-running startup accelerator, based in Copenhagen. It runs a six-month programme with cohort-based mentoring, investor introductions, and an equity-free stipend. UCPH spin-outs are frequent participants, and KU Lighthouse explicitly refers researchers to Accelerace as a follow-on from Lighthouse Launch.</w:delText>
        </w:r>
      </w:del>
      <w:ins w:id="113" w:author="JENE" w:date="2026-07-08T00:00:00Z">
        <w:r>
          <w:rPr>
            <w:lang w:val="en-US"/>
          </w:rPr>
          <w:t xml:space="preserve">Accelerace began as Denmark's largest and longest-running startup accelerator and today operates primarily as an </w:t>
        </w:r>
        <w:r>
          <w:rPr>
            <w:lang w:val="en-US"/>
          </w:rPr>
          <w:lastRenderedPageBreak/>
          <w:t>early-stage venture investor. In 2025 it merged with the BioInnovation Institute (BII) and is now part of BII. Its historical cohort-based accelerator activity has largely wound down, and KU Lighthouse's own structured programme, Lighthouse Launch, has effectively replaced the referral relationship that previously existed. UCPH spin-outs are therefore more likely to encounter Accelerace as an investor than as a programme provider.</w:t>
        </w:r>
      </w:ins>
      <w:r>
        <w:rPr>
          <w:rStyle w:val="Sluttnotereferanse"/>
        </w:rPr>
        <w:endnoteReference w:id="30"/>
      </w:r>
    </w:p>
    <w:p w14:paraId="03AF68D7" w14:textId="77777777" w:rsidR="00632AAD" w:rsidRPr="00AD65F2" w:rsidRDefault="00802728">
      <w:pPr>
        <w:spacing w:after="160"/>
        <w:rPr>
          <w:lang w:val="en-US"/>
        </w:rPr>
      </w:pPr>
      <w:r>
        <w:rPr>
          <w:b/>
          <w:bCs/>
          <w:lang w:val="en-US"/>
        </w:rPr>
        <w:t>Amount: Historically DKK 100,000 per team as an equity-free stipend. The programme itself is provided free of charge to selected teams.</w:t>
      </w:r>
    </w:p>
    <w:p w14:paraId="7B55AA5D" w14:textId="77777777" w:rsidR="00632AAD" w:rsidRPr="00AD65F2" w:rsidRDefault="00802728">
      <w:pPr>
        <w:spacing w:after="160"/>
        <w:rPr>
          <w:lang w:val="en-US"/>
        </w:rPr>
      </w:pPr>
      <w:r>
        <w:rPr>
          <w:lang w:val="en-US"/>
        </w:rPr>
        <w:t>Stage and focus: Early to growth stage, all sectors. The programme runs multiple cohorts per year and has vertical tracks including deep tech, life science, and climate. Selected companies receive intensive mentoring, co-working space, and direct introductions to Danish and Nordic venture investors.</w:t>
      </w:r>
    </w:p>
    <w:p w14:paraId="20759CB6" w14:textId="77777777" w:rsidR="00632AAD" w:rsidRPr="00AD65F2" w:rsidRDefault="00802728">
      <w:pPr>
        <w:spacing w:after="160"/>
        <w:rPr>
          <w:lang w:val="en-US"/>
        </w:rPr>
      </w:pPr>
      <w:r>
        <w:rPr>
          <w:lang w:val="en-US"/>
        </w:rPr>
        <w:t>Application frequency: Multiple cohorts per year with rolling or periodic application windows. Applicants should check the Accelerace website for current call timelines.</w:t>
      </w:r>
    </w:p>
    <w:p w14:paraId="5B09AD62" w14:textId="77777777" w:rsidR="00632AAD" w:rsidRDefault="00802728">
      <w:pPr>
        <w:pStyle w:val="Overskrift2"/>
      </w:pPr>
      <w:bookmarkStart w:id="114" w:name="_Toc234315147"/>
      <w:commentRangeStart w:id="115"/>
      <w:commentRangeStart w:id="116"/>
      <w:r>
        <w:t>Copenhagen School of Entrepreneurship</w:t>
      </w:r>
      <w:del w:id="117" w:author="JENE" w:date="2026-07-08T00:00:00Z">
        <w:r>
          <w:delText xml:space="preserve"> </w:delText>
        </w:r>
      </w:del>
      <w:commentRangeEnd w:id="115"/>
      <w:r w:rsidR="009B76DE">
        <w:rPr>
          <w:rStyle w:val="Merknadsreferanse"/>
          <w:sz w:val="32"/>
          <w:szCs w:val="32"/>
        </w:rPr>
        <w:commentReference w:id="115"/>
      </w:r>
      <w:commentRangeEnd w:id="116"/>
      <w:r w:rsidR="00261658">
        <w:rPr>
          <w:rStyle w:val="Merknadsreferanse"/>
          <w:sz w:val="32"/>
          <w:szCs w:val="32"/>
        </w:rPr>
        <w:commentReference w:id="116"/>
      </w:r>
      <w:del w:id="118" w:author="JENE" w:date="2026-07-08T00:00:00Z">
        <w:r>
          <w:delText>and Venture Cup</w:delText>
        </w:r>
      </w:del>
      <w:bookmarkEnd w:id="114"/>
    </w:p>
    <w:p w14:paraId="1D4D7C71" w14:textId="77777777" w:rsidR="00632AAD" w:rsidRPr="00AD65F2" w:rsidRDefault="00802728">
      <w:pPr>
        <w:spacing w:after="160"/>
        <w:rPr>
          <w:lang w:val="en-US"/>
        </w:rPr>
      </w:pPr>
      <w:del w:id="119" w:author="JENE" w:date="2026-07-08T00:00:00Z">
        <w:r>
          <w:rPr>
            <w:lang w:val="en-US"/>
          </w:rPr>
          <w:delText>The Copenhagen School of Entrepreneurship (CSE) is UCPH's primary entrepreneurship education centre and runs several programme tracks for student and researcher entrepreneurs. It also organises Denmark's national startup competition, Venture Cup Denmark, which provides cash prizes of up to DKK 250,000 alongside expert mentoring and investor visibility.</w:delText>
        </w:r>
      </w:del>
      <w:ins w:id="120" w:author="JENE" w:date="2026-07-08T00:00:00Z">
        <w:r>
          <w:rPr>
            <w:lang w:val="en-US"/>
          </w:rPr>
          <w:t>The Copenhagen School of Entrepreneurship (CSE) is UCPH's primary entrepreneurship education centre and runs several programme tracks for student and researcher entrepreneurs. More broadly, every Danish university operates an innovation house or entrepreneurship hub of this kind, and in practice these environments are typically open to researchers and students from other institutions as well, so a UCPH founder is not limited to CSE alone.</w:t>
        </w:r>
      </w:ins>
      <w:r>
        <w:rPr>
          <w:rStyle w:val="Sluttnotereferanse"/>
        </w:rPr>
        <w:endnoteReference w:id="31"/>
      </w:r>
    </w:p>
    <w:p w14:paraId="40ABCDD9" w14:textId="77777777" w:rsidR="00632AAD" w:rsidRPr="00AD65F2" w:rsidRDefault="00802728">
      <w:pPr>
        <w:spacing w:after="160"/>
        <w:rPr>
          <w:lang w:val="en-US"/>
        </w:rPr>
      </w:pPr>
      <w:r>
        <w:rPr>
          <w:b/>
          <w:bCs/>
          <w:lang w:val="en-US"/>
        </w:rPr>
        <w:t xml:space="preserve">Amount: </w:t>
      </w:r>
      <w:del w:id="121" w:author="JENE" w:date="2026-07-08T00:00:00Z">
        <w:r>
          <w:rPr>
            <w:b/>
            <w:bCs/>
            <w:lang w:val="en-US"/>
          </w:rPr>
          <w:delText xml:space="preserve">Venture Cup prizes up to DKK 250,000. </w:delText>
        </w:r>
      </w:del>
      <w:r>
        <w:rPr>
          <w:b/>
          <w:bCs/>
          <w:lang w:val="en-US"/>
        </w:rPr>
        <w:t>CSE programme tracks are free to eligible UCPH students and researchers.</w:t>
      </w:r>
    </w:p>
    <w:p w14:paraId="1A04CCA9" w14:textId="77777777" w:rsidR="00632AAD" w:rsidRPr="00AD65F2" w:rsidRDefault="00802728">
      <w:pPr>
        <w:spacing w:after="160"/>
        <w:rPr>
          <w:lang w:val="en-US"/>
        </w:rPr>
      </w:pPr>
      <w:r>
        <w:rPr>
          <w:lang w:val="en-US"/>
        </w:rPr>
        <w:t>Stage and focus: Pre-seed to early stage, all sectors. CSE programmes are open to enrolled UCPH students and employed researchers.</w:t>
      </w:r>
      <w:del w:id="122" w:author="JENE" w:date="2026-07-08T00:00:00Z">
        <w:r>
          <w:rPr>
            <w:lang w:val="en-US"/>
          </w:rPr>
          <w:delText xml:space="preserve"> Venture Cup is open nationally and is a particularly visible platform for UCPH spin-outs seeking early investor attention.</w:delText>
        </w:r>
      </w:del>
    </w:p>
    <w:p w14:paraId="452C262B" w14:textId="77777777" w:rsidR="00632AAD" w:rsidRDefault="00802728">
      <w:pPr>
        <w:pStyle w:val="Overskrift2"/>
      </w:pPr>
      <w:bookmarkStart w:id="123" w:name="_Toc234315148"/>
      <w:r>
        <w:t>Symbion</w:t>
      </w:r>
      <w:del w:id="124" w:author="JENE" w:date="2026-07-08T00:00:00Z">
        <w:r>
          <w:delText xml:space="preserve"> and Copenhagen Science City</w:delText>
        </w:r>
      </w:del>
      <w:bookmarkEnd w:id="123"/>
    </w:p>
    <w:p w14:paraId="49C110FE" w14:textId="77777777" w:rsidR="00632AAD" w:rsidRPr="00AD65F2" w:rsidRDefault="00802728">
      <w:pPr>
        <w:spacing w:after="160"/>
        <w:rPr>
          <w:lang w:val="en-US"/>
        </w:rPr>
      </w:pPr>
      <w:del w:id="125" w:author="JENE" w:date="2026-07-08T00:00:00Z">
        <w:r>
          <w:rPr>
            <w:lang w:val="en-US"/>
          </w:rPr>
          <w:delText>Symbion is one of Denmark's oldest and largest innovation parks, located adjacent to the UCPH campus in Copenhagen. It offers subsidised laboratory and office space alongside structured programme tracks for digital startups and deep tech companies. Copenhagen Science City is the broader urban science district initiative connecting UCPH, the hospitals, and the business community.</w:delText>
        </w:r>
      </w:del>
      <w:ins w:id="126" w:author="JENE" w:date="2026-07-08T00:00:00Z">
        <w:r>
          <w:rPr>
            <w:lang w:val="en-US"/>
          </w:rPr>
          <w:t>Symbion is one of Denmark's oldest and largest innovation communities, located close to the UCPH campus in Copenhagen. It offers subsidised laboratory and office space alongside a community of established start-ups, and its BioHub is particularly relevant for UCPH life science spin-outs that need dedicated wet-lab space after leaving the university environment.</w:t>
        </w:r>
      </w:ins>
      <w:r>
        <w:rPr>
          <w:rStyle w:val="Sluttnotereferanse"/>
        </w:rPr>
        <w:endnoteReference w:id="32"/>
      </w:r>
    </w:p>
    <w:p w14:paraId="0EB5C428" w14:textId="77777777" w:rsidR="00632AAD" w:rsidRPr="00AD65F2" w:rsidRDefault="00802728">
      <w:pPr>
        <w:spacing w:after="160"/>
        <w:rPr>
          <w:lang w:val="en-US"/>
        </w:rPr>
      </w:pPr>
      <w:r>
        <w:rPr>
          <w:b/>
          <w:bCs/>
          <w:lang w:val="en-US"/>
        </w:rPr>
        <w:t>Type: Physical incubation with subsidised lab and office space. Programme tracks for selected tenants.</w:t>
      </w:r>
    </w:p>
    <w:p w14:paraId="6E32EAE0" w14:textId="77777777" w:rsidR="00632AAD" w:rsidRPr="00AD65F2" w:rsidRDefault="00802728">
      <w:pPr>
        <w:spacing w:after="160"/>
        <w:rPr>
          <w:lang w:val="en-US"/>
        </w:rPr>
      </w:pPr>
      <w:r>
        <w:rPr>
          <w:lang w:val="en-US"/>
        </w:rPr>
        <w:t>Stage and focus: Deep tech, digital, and health, typically early to growth stage. Symbion's BioHub is particularly relevant for UCPH life science spin-outs that need dedicated wet lab space after leaving the university environment. Application is by an expression of interest to Symbion's tenant management team.</w:t>
      </w:r>
    </w:p>
    <w:p w14:paraId="615B007E" w14:textId="77777777" w:rsidR="00196807" w:rsidRDefault="00F25419">
      <w:pPr>
        <w:pStyle w:val="Overskrift2"/>
        <w:rPr>
          <w:ins w:id="127" w:author="JENE" w:date="2026-07-08T00:00:00Z"/>
        </w:rPr>
      </w:pPr>
      <w:bookmarkStart w:id="128" w:name="_Toc90090003"/>
      <w:commentRangeStart w:id="129"/>
      <w:ins w:id="130" w:author="JENE" w:date="2026-07-08T00:00:00Z">
        <w:r>
          <w:lastRenderedPageBreak/>
          <w:t>Copenhagen Science City</w:t>
        </w:r>
      </w:ins>
      <w:bookmarkEnd w:id="128"/>
      <w:commentRangeEnd w:id="129"/>
      <w:r w:rsidR="000C3BD4">
        <w:rPr>
          <w:rStyle w:val="Merknadsreferanse"/>
          <w:sz w:val="32"/>
          <w:szCs w:val="32"/>
        </w:rPr>
        <w:commentReference w:id="129"/>
      </w:r>
    </w:p>
    <w:p w14:paraId="7B2ECCEB" w14:textId="77777777" w:rsidR="00196807" w:rsidRDefault="00F25419">
      <w:pPr>
        <w:spacing w:after="160"/>
        <w:rPr>
          <w:ins w:id="131" w:author="JENE" w:date="2026-07-08T00:00:00Z"/>
          <w:lang w:val="en-US"/>
        </w:rPr>
      </w:pPr>
      <w:ins w:id="132" w:author="JENE" w:date="2026-07-08T00:00:00Z">
        <w:r>
          <w:rPr>
            <w:lang w:val="en-US"/>
          </w:rPr>
          <w:t>Copenhagen Science City is an urban science-district development initiative around UCPH North Campus, the Rigshospitalet and University College Copenhagen, connecting the university, the hospitals, and the surrounding business and knowledge community. It is a district development plan and networking platform rather than a funding or incubation instrument.</w:t>
        </w:r>
        <w:r>
          <w:rPr>
            <w:rStyle w:val="Sluttnotereferanse"/>
          </w:rPr>
          <w:endnoteReference w:id="33"/>
        </w:r>
      </w:ins>
    </w:p>
    <w:p w14:paraId="1AB550F7" w14:textId="77777777" w:rsidR="00196807" w:rsidRDefault="00F25419">
      <w:pPr>
        <w:spacing w:after="160"/>
        <w:rPr>
          <w:ins w:id="134" w:author="JENE" w:date="2026-07-08T00:00:00Z"/>
          <w:lang w:val="en-US"/>
        </w:rPr>
      </w:pPr>
      <w:ins w:id="135" w:author="JENE" w:date="2026-07-08T00:00:00Z">
        <w:r>
          <w:rPr>
            <w:lang w:val="en-US"/>
          </w:rPr>
          <w:t>Type: Urban science-district initiative. No direct cash grant or programme intake.</w:t>
        </w:r>
      </w:ins>
    </w:p>
    <w:p w14:paraId="38EFCC61" w14:textId="77777777" w:rsidR="00196807" w:rsidRDefault="00F25419">
      <w:pPr>
        <w:spacing w:after="160"/>
        <w:rPr>
          <w:ins w:id="136" w:author="JENE" w:date="2026-07-08T00:00:00Z"/>
          <w:lang w:val="en-US"/>
        </w:rPr>
      </w:pPr>
      <w:ins w:id="137" w:author="JENE" w:date="2026-07-08T00:00:00Z">
        <w:r>
          <w:rPr>
            <w:lang w:val="en-US"/>
          </w:rPr>
          <w:t>Relevance to spin-outs: Contextual. It shapes the physical and collaborative environment in which UCPH North Campus spin-outs operate and can help with visibility, partnerships, and proximity to clinical and industrial partners, but a founder applies to it for neither funding nor incubation.</w:t>
        </w:r>
      </w:ins>
    </w:p>
    <w:p w14:paraId="326983FE" w14:textId="77777777" w:rsidR="00632AAD" w:rsidRPr="00AD65F2" w:rsidRDefault="00802728">
      <w:pPr>
        <w:pStyle w:val="Overskrift2"/>
        <w:rPr>
          <w:lang w:val="da-DK"/>
        </w:rPr>
      </w:pPr>
      <w:bookmarkStart w:id="138" w:name="_Toc234315149"/>
      <w:commentRangeStart w:id="139"/>
      <w:r>
        <w:rPr>
          <w:lang w:val="da-DK"/>
        </w:rPr>
        <w:t>Global Entrepreneurship Programme Denmark (GEP)</w:t>
      </w:r>
      <w:bookmarkEnd w:id="138"/>
      <w:commentRangeEnd w:id="139"/>
      <w:r w:rsidR="00E05B84" w:rsidRPr="00AD65F2">
        <w:rPr>
          <w:rStyle w:val="Merknadsreferanse"/>
          <w:sz w:val="32"/>
          <w:szCs w:val="32"/>
          <w:lang w:val="da-DK"/>
        </w:rPr>
        <w:commentReference w:id="139"/>
      </w:r>
    </w:p>
    <w:p w14:paraId="14F9816A" w14:textId="77777777" w:rsidR="00632AAD" w:rsidRPr="00AD65F2" w:rsidRDefault="00802728">
      <w:pPr>
        <w:spacing w:after="160"/>
        <w:rPr>
          <w:lang w:val="en-US"/>
        </w:rPr>
      </w:pPr>
      <w:r>
        <w:rPr>
          <w:lang w:val="en-US"/>
        </w:rPr>
        <w:t>GEP is co-funded by the Danish Ministry of Foreign Affairs and supports Danish growth companies with ambitions to enter the US or Asian markets. It provides structured market-entry support, introductions to local networks, and in-market soft-landing services. It is most relevant for UCPH spin-outs that have cleared proof-of-concept and are ready to internationalise, particularly in life science or cleantech.</w:t>
      </w:r>
      <w:r>
        <w:rPr>
          <w:rStyle w:val="Sluttnotereferanse"/>
        </w:rPr>
        <w:endnoteReference w:id="34"/>
      </w:r>
    </w:p>
    <w:p w14:paraId="42E686B1" w14:textId="77777777" w:rsidR="00632AAD" w:rsidRPr="00AD65F2" w:rsidRDefault="00802728">
      <w:pPr>
        <w:spacing w:after="160"/>
        <w:rPr>
          <w:lang w:val="en-US"/>
        </w:rPr>
      </w:pPr>
      <w:r>
        <w:rPr>
          <w:b/>
          <w:bCs/>
          <w:lang w:val="en-US"/>
        </w:rPr>
        <w:t>Type: Internationalisation support programme. Modest co-financing of in-market costs.</w:t>
      </w:r>
    </w:p>
    <w:p w14:paraId="20C9FD35" w14:textId="77777777" w:rsidR="00632AAD" w:rsidRPr="00AD65F2" w:rsidRDefault="00802728">
      <w:pPr>
        <w:spacing w:after="160"/>
        <w:rPr>
          <w:lang w:val="en-US"/>
        </w:rPr>
      </w:pPr>
      <w:r>
        <w:rPr>
          <w:lang w:val="en-US"/>
        </w:rPr>
        <w:t>Stage and focus: Growth stage, all sectors. Companies must demonstrate a viable product and initial market traction. The programme runs annual calls with cohort-based in-market immersion periods of typically four to six weeks.</w:t>
      </w:r>
    </w:p>
    <w:p w14:paraId="0003A9FB" w14:textId="77777777" w:rsidR="00632AAD" w:rsidRDefault="00802728">
      <w:pPr>
        <w:pStyle w:val="Overskrift2"/>
      </w:pPr>
      <w:bookmarkStart w:id="140" w:name="_Toc234315150"/>
      <w:commentRangeStart w:id="141"/>
      <w:r>
        <w:t>The Gate</w:t>
      </w:r>
      <w:bookmarkEnd w:id="140"/>
      <w:commentRangeEnd w:id="141"/>
      <w:r w:rsidR="00AF4C6F">
        <w:rPr>
          <w:rStyle w:val="Merknadsreferanse"/>
          <w:sz w:val="32"/>
          <w:szCs w:val="32"/>
        </w:rPr>
        <w:commentReference w:id="141"/>
      </w:r>
    </w:p>
    <w:p w14:paraId="279CBFDA" w14:textId="77777777" w:rsidR="00632AAD" w:rsidRPr="00AD65F2" w:rsidRDefault="00802728">
      <w:pPr>
        <w:spacing w:after="160"/>
        <w:rPr>
          <w:lang w:val="en-US"/>
        </w:rPr>
      </w:pPr>
      <w:r>
        <w:rPr>
          <w:lang w:val="en-US"/>
        </w:rPr>
        <w:t>The Gate is a national knowledge-exchange programme coordinated by the University of Southern Denmark that supports postdoc-to-entrepreneur transitions across all eight Danish universities. It overlaps in intent with Spin-outs Denmark but operates as a lighter-touch support network rather than a full grant programme, providing workshops, peer networks, and introductions to the innovation ecosystem.</w:t>
      </w:r>
      <w:r>
        <w:rPr>
          <w:rStyle w:val="Sluttnotereferanse"/>
        </w:rPr>
        <w:endnoteReference w:id="35"/>
      </w:r>
    </w:p>
    <w:p w14:paraId="4378D47B" w14:textId="77777777" w:rsidR="00632AAD" w:rsidRPr="00AD65F2" w:rsidRDefault="00802728">
      <w:pPr>
        <w:spacing w:after="160"/>
        <w:rPr>
          <w:lang w:val="en-US"/>
        </w:rPr>
      </w:pPr>
      <w:r>
        <w:rPr>
          <w:b/>
          <w:bCs/>
          <w:lang w:val="en-US"/>
        </w:rPr>
        <w:t>Type: Postdoc-to-entrepreneur support network. No direct cash grant.</w:t>
      </w:r>
    </w:p>
    <w:p w14:paraId="0D7C4286" w14:textId="77777777" w:rsidR="00632AAD" w:rsidRDefault="00802728">
      <w:pPr>
        <w:spacing w:after="160"/>
      </w:pPr>
      <w:r>
        <w:rPr>
          <w:lang w:val="en-US"/>
        </w:rPr>
        <w:t xml:space="preserve">Stage and focus: Postdoc and early researcher stage, all sectors. UCPH postdocs eligible for Spin-outs Denmark are also natural participants in The Gate network. </w:t>
      </w:r>
      <w:r>
        <w:t>The two programmes are designed to be complementary.</w:t>
      </w:r>
    </w:p>
    <w:p w14:paraId="57B65080" w14:textId="77777777" w:rsidR="00196807" w:rsidRDefault="00F25419">
      <w:pPr>
        <w:pStyle w:val="Overskrift2"/>
        <w:rPr>
          <w:ins w:id="142" w:author="JENE" w:date="2026-07-08T00:00:00Z"/>
        </w:rPr>
      </w:pPr>
      <w:bookmarkStart w:id="143" w:name="_Toc90090004"/>
      <w:ins w:id="144" w:author="JENE" w:date="2026-07-08T00:00:00Z">
        <w:r>
          <w:t>Fonden for Entreprenørskab: Mikrolegat</w:t>
        </w:r>
        <w:bookmarkEnd w:id="143"/>
      </w:ins>
    </w:p>
    <w:p w14:paraId="083B357D" w14:textId="77777777" w:rsidR="00196807" w:rsidRDefault="00F25419">
      <w:pPr>
        <w:spacing w:after="160"/>
        <w:rPr>
          <w:ins w:id="145" w:author="JENE" w:date="2026-07-08T00:00:00Z"/>
          <w:lang w:val="en-US"/>
        </w:rPr>
      </w:pPr>
      <w:ins w:id="146" w:author="JENE" w:date="2026-07-08T00:00:00Z">
        <w:r>
          <w:rPr>
            <w:lang w:val="en-US"/>
          </w:rPr>
          <w:t>The Mikrolegat is the Danish Foundation for Entrepreneurship's first-stage financial support for students developing an idea or a newly started company. It is a small, catalytic grant that also functions as an early quality signal, and is most relevant to student and PhD founders at the very earliest stage.</w:t>
        </w:r>
        <w:r>
          <w:rPr>
            <w:rStyle w:val="Sluttnotereferanse"/>
          </w:rPr>
          <w:endnoteReference w:id="36"/>
        </w:r>
      </w:ins>
    </w:p>
    <w:p w14:paraId="5A1ACBA6" w14:textId="77777777" w:rsidR="00196807" w:rsidRDefault="00F25419">
      <w:pPr>
        <w:spacing w:after="160"/>
        <w:rPr>
          <w:ins w:id="148" w:author="JENE" w:date="2026-07-08T00:00:00Z"/>
          <w:lang w:val="en-US"/>
        </w:rPr>
      </w:pPr>
      <w:ins w:id="149" w:author="JENE" w:date="2026-07-08T00:00:00Z">
        <w:r>
          <w:rPr>
            <w:lang w:val="en-US"/>
          </w:rPr>
          <w:t>Amount: Up to DKK 50,000 (up to DKK 25,000 for teams without a CVR number), with a 25% co-financing requirement.</w:t>
        </w:r>
      </w:ins>
    </w:p>
    <w:p w14:paraId="51038C2D" w14:textId="77777777" w:rsidR="00196807" w:rsidRDefault="00F25419">
      <w:pPr>
        <w:spacing w:after="160"/>
        <w:rPr>
          <w:ins w:id="150" w:author="JENE" w:date="2026-07-08T00:00:00Z"/>
          <w:lang w:val="en-US"/>
        </w:rPr>
      </w:pPr>
      <w:ins w:id="151" w:author="JENE" w:date="2026-07-08T00:00:00Z">
        <w:r>
          <w:rPr>
            <w:lang w:val="en-US"/>
          </w:rPr>
          <w:t>Stage and focus: Idea to very early start-up, all sectors. At least half of the team must be students, at least one student must be a co-founder on the CVR registration, and company turnover must be below DKK 50,000 at application.</w:t>
        </w:r>
      </w:ins>
    </w:p>
    <w:p w14:paraId="10257145" w14:textId="77777777" w:rsidR="00196807" w:rsidRDefault="00F25419">
      <w:pPr>
        <w:spacing w:after="160"/>
        <w:rPr>
          <w:ins w:id="152" w:author="JENE" w:date="2026-07-08T00:00:00Z"/>
          <w:lang w:val="en-US"/>
        </w:rPr>
      </w:pPr>
      <w:ins w:id="153" w:author="JENE" w:date="2026-07-08T00:00:00Z">
        <w:r>
          <w:rPr>
            <w:lang w:val="en-US"/>
          </w:rPr>
          <w:lastRenderedPageBreak/>
          <w:t>Application frequency: Periodic application rounds through the year; check the current deadline on the Mikrolegat site.</w:t>
        </w:r>
      </w:ins>
    </w:p>
    <w:p w14:paraId="07770C28" w14:textId="77777777" w:rsidR="00196807" w:rsidRPr="0006515A" w:rsidRDefault="00F25419">
      <w:pPr>
        <w:pStyle w:val="Overskrift2"/>
        <w:rPr>
          <w:ins w:id="154" w:author="JENE" w:date="2026-07-08T00:00:00Z"/>
          <w:lang w:val="da-DK"/>
        </w:rPr>
      </w:pPr>
      <w:bookmarkStart w:id="155" w:name="_Toc90090005"/>
      <w:ins w:id="156" w:author="JENE" w:date="2026-07-08T00:00:00Z">
        <w:r w:rsidRPr="0006515A">
          <w:rPr>
            <w:lang w:val="da-DK"/>
          </w:rPr>
          <w:t>Otto Mønsteds Fond: Den Lyse Idé</w:t>
        </w:r>
        <w:bookmarkEnd w:id="155"/>
      </w:ins>
    </w:p>
    <w:p w14:paraId="7D1A14D2" w14:textId="77777777" w:rsidR="00196807" w:rsidRDefault="00F25419">
      <w:pPr>
        <w:spacing w:after="160"/>
        <w:rPr>
          <w:ins w:id="157" w:author="JENE" w:date="2026-07-08T00:00:00Z"/>
          <w:lang w:val="en-US"/>
        </w:rPr>
      </w:pPr>
      <w:ins w:id="158" w:author="JENE" w:date="2026-07-08T00:00:00Z">
        <w:r>
          <w:rPr>
            <w:lang w:val="en-US"/>
          </w:rPr>
          <w:t>Den Lyse Idé (The Bright Idea) is an annual prize from Otto Monsteds Fond recognising innovative ideas, products, processes, or solutions that combine strong academic insight with commercial potential. It is a recognition prize with a meaningful cash component rather than a competitive grant call, and past winners report that it opened doors to industry collaboration and later funding.</w:t>
        </w:r>
        <w:r>
          <w:rPr>
            <w:rStyle w:val="Sluttnotereferanse"/>
          </w:rPr>
          <w:endnoteReference w:id="37"/>
        </w:r>
      </w:ins>
    </w:p>
    <w:p w14:paraId="7C26AA91" w14:textId="77777777" w:rsidR="00196807" w:rsidRDefault="00F25419">
      <w:pPr>
        <w:spacing w:after="160"/>
        <w:rPr>
          <w:ins w:id="160" w:author="JENE" w:date="2026-07-08T00:00:00Z"/>
          <w:lang w:val="en-US"/>
        </w:rPr>
      </w:pPr>
      <w:ins w:id="161" w:author="JENE" w:date="2026-07-08T00:00:00Z">
        <w:r>
          <w:rPr>
            <w:lang w:val="en-US"/>
          </w:rPr>
          <w:t>Amount: DKK 500,000 in total each year, awarded as two prizes of DKK 250,000 (one early-stage, one late-stage). The award is tax-free where the work qualifies as scientific.</w:t>
        </w:r>
      </w:ins>
    </w:p>
    <w:p w14:paraId="726A7409" w14:textId="77777777" w:rsidR="00196807" w:rsidRDefault="00F25419">
      <w:pPr>
        <w:spacing w:after="160"/>
        <w:rPr>
          <w:ins w:id="162" w:author="JENE" w:date="2026-07-08T00:00:00Z"/>
          <w:lang w:val="en-US"/>
        </w:rPr>
      </w:pPr>
      <w:ins w:id="163" w:author="JENE" w:date="2026-07-08T00:00:00Z">
        <w:r>
          <w:rPr>
            <w:lang w:val="en-US"/>
          </w:rPr>
          <w:t>Stage and focus: Early to late stage, all disciplines. Open to bachelor and master students, PhD students, postdocs, and research teams at Danish universities; individuals or teams may be nominated.</w:t>
        </w:r>
      </w:ins>
    </w:p>
    <w:p w14:paraId="78F264BE" w14:textId="77777777" w:rsidR="00196807" w:rsidRDefault="00F25419">
      <w:pPr>
        <w:spacing w:after="160"/>
        <w:rPr>
          <w:ins w:id="164" w:author="JENE" w:date="2026-07-08T00:00:00Z"/>
          <w:lang w:val="en-US"/>
        </w:rPr>
      </w:pPr>
      <w:ins w:id="165" w:author="JENE" w:date="2026-07-08T00:00:00Z">
        <w:r>
          <w:rPr>
            <w:lang w:val="en-US"/>
          </w:rPr>
          <w:t>Application frequency: Annual, with winners announced at the Digital Tech Summit. Applicants previously rejected may be nominated again.</w:t>
        </w:r>
      </w:ins>
    </w:p>
    <w:p w14:paraId="7310C394" w14:textId="77777777" w:rsidR="00525159" w:rsidRPr="00C47874" w:rsidRDefault="00525159" w:rsidP="00525159">
      <w:pPr>
        <w:pStyle w:val="Overskrift1"/>
        <w:rPr>
          <w:lang w:val="en-US"/>
        </w:rPr>
      </w:pPr>
      <w:bookmarkStart w:id="166" w:name="_Toc_IndustrySponsorships"/>
      <w:bookmarkStart w:id="167" w:name="_Toc234315151"/>
      <w:r>
        <w:rPr>
          <w:lang w:val="en-US"/>
        </w:rPr>
        <w:t>Industry Sponsorships and Corporate Innovation Programmes</w:t>
      </w:r>
      <w:bookmarkEnd w:id="166"/>
      <w:bookmarkEnd w:id="167"/>
    </w:p>
    <w:p w14:paraId="61D8BCCE" w14:textId="77777777" w:rsidR="00525159" w:rsidRDefault="00525159">
      <w:pPr>
        <w:spacing w:after="160"/>
        <w:rPr>
          <w:lang w:val="en-US"/>
        </w:rPr>
      </w:pPr>
      <w:r>
        <w:rPr>
          <w:lang w:val="en-US"/>
        </w:rPr>
        <w:t>Beyond public grants and EU instruments, a growing number of Danish and Nordic companies have established dedicated programmes that provide UCPH researchers and spin-outs with non-dilutive funding, co-development resources, and access to clinical or industrial infrastructure. These industry-sponsored initiatives differ from grants in that they typically require some form of collaboration agreement or research access, but they stop short of equity and are therefore considered soft funding for the purposes of this document. The following subsections cover the most relevant programmes for UCPH life science and deep-tech spin-outs.</w:t>
      </w:r>
    </w:p>
    <w:p w14:paraId="1E4018BF" w14:textId="77777777" w:rsidR="00525159" w:rsidRDefault="00525159">
      <w:pPr>
        <w:pStyle w:val="Overskrift2"/>
      </w:pPr>
      <w:bookmarkStart w:id="168" w:name="_Toc_LundbeckFrontier"/>
      <w:bookmarkStart w:id="169" w:name="_Toc234315152"/>
      <w:r>
        <w:t>Lundbeck Frontier: Exploratory Research Funding</w:t>
      </w:r>
      <w:bookmarkEnd w:id="168"/>
      <w:bookmarkEnd w:id="169"/>
    </w:p>
    <w:p w14:paraId="13338D68" w14:textId="77777777" w:rsidR="00525159" w:rsidRDefault="00525159">
      <w:pPr>
        <w:spacing w:after="160"/>
        <w:rPr>
          <w:lang w:val="en-US"/>
        </w:rPr>
      </w:pPr>
      <w:r>
        <w:rPr>
          <w:lang w:val="en-US"/>
        </w:rPr>
        <w:t>H. Lundbeck A/S operates a suite of external innovation partnerships under the Lundbeck Frontier brand. The central instrument is a sponsored research agreement through which Lundbeck funds academic teams working on early-stage neuroscience discoveries that fall outside Lundbeck’s own pipeline focus. Projects in psychiatry, neurodegeneration, and CNS drug discovery are prioritised. Collaboration terms typically preserve the researcher’s publication rights and the university’s IP ownership subject to a right-of-first-negotiation in favour of Lundbeck.</w:t>
      </w:r>
    </w:p>
    <w:p w14:paraId="6EEB207D" w14:textId="77777777" w:rsidR="00525159" w:rsidRDefault="00525159">
      <w:pPr>
        <w:spacing w:after="160"/>
        <w:rPr>
          <w:lang w:val="en-US"/>
        </w:rPr>
      </w:pPr>
      <w:r>
        <w:rPr>
          <w:b/>
          <w:bCs/>
          <w:lang w:val="en-US"/>
        </w:rPr>
        <w:t>Amount and timeframe: Project-dependent. Sponsored research agreements are individually negotiated; typical annual amounts reported in the literature range from DKK 500,000 to DKK 5 million per project per year for multi-year collaborations.</w:t>
      </w:r>
    </w:p>
    <w:p w14:paraId="3334292B" w14:textId="77777777" w:rsidR="00525159" w:rsidRDefault="00525159">
      <w:pPr>
        <w:spacing w:after="160"/>
        <w:rPr>
          <w:lang w:val="en-US"/>
        </w:rPr>
      </w:pPr>
      <w:r>
        <w:rPr>
          <w:lang w:val="en-US"/>
        </w:rPr>
        <w:t>Conditions: The applicant must be affiliated with a research institution. UCPH researchers should route initial contact through KU Lighthouse or the Faculty of Health and Medical Sciences innovation office, as Lundbeck maintains active relationships with both. A UCPH spin-out may engage directly with Lundbeck Frontier once incorporated, but the programme is most relevant at the pre-spin-out or very early stage. Contact the Lundbeck External Innovation team via the Lundbeck corporate website.</w:t>
      </w:r>
    </w:p>
    <w:p w14:paraId="2F589DC8" w14:textId="77777777" w:rsidR="00525159" w:rsidRDefault="00525159">
      <w:pPr>
        <w:pStyle w:val="Overskrift2"/>
      </w:pPr>
      <w:bookmarkStart w:id="170" w:name="_Toc_NovoBeyond"/>
      <w:bookmarkStart w:id="171" w:name="_Toc234315153"/>
      <w:r>
        <w:lastRenderedPageBreak/>
        <w:t>Novo Nordisk External Research and Open Innovation</w:t>
      </w:r>
      <w:bookmarkEnd w:id="170"/>
      <w:bookmarkEnd w:id="171"/>
    </w:p>
    <w:p w14:paraId="2C922B6F" w14:textId="77777777" w:rsidR="00525159" w:rsidRDefault="00525159">
      <w:pPr>
        <w:spacing w:after="160"/>
        <w:rPr>
          <w:lang w:val="en-US"/>
        </w:rPr>
      </w:pPr>
      <w:r>
        <w:rPr>
          <w:lang w:val="en-US"/>
        </w:rPr>
        <w:t>Novo Nordisk A/S runs an active external innovation agenda separate from the Novo Nordisk Foundation grant programmes described in Section 4. The company’s Open Innovation and External Partnerships function engages with academic spin-outs and start-ups through sponsored research agreements, option-to-licence arrangements, and co-development partnerships. Priority therapeutic areas include obesity, type 2 diabetes, cardiovascular disease, rare blood disorders, and, increasingly, emerging modalities such as oral peptides and cell therapy. Spin-outs with assets in these areas and at TRL 3–6 are the primary target.</w:t>
      </w:r>
    </w:p>
    <w:p w14:paraId="21DC60F4" w14:textId="77777777" w:rsidR="00525159" w:rsidRDefault="00525159">
      <w:pPr>
        <w:spacing w:after="160"/>
        <w:rPr>
          <w:lang w:val="en-US"/>
        </w:rPr>
      </w:pPr>
      <w:r>
        <w:rPr>
          <w:b/>
          <w:bCs/>
          <w:lang w:val="en-US"/>
        </w:rPr>
        <w:t>Amount and timeframe: Negotiated individually. Non-dilutive sponsored research can range from DKK 1 million to DKK 20 million over one to three years. Option-to-licence deals may include upfront payments plus milestone-contingent payments.</w:t>
      </w:r>
    </w:p>
    <w:p w14:paraId="6E44B054" w14:textId="77777777" w:rsidR="00525159" w:rsidRDefault="00525159">
      <w:pPr>
        <w:spacing w:after="160"/>
        <w:rPr>
          <w:lang w:val="en-US"/>
        </w:rPr>
      </w:pPr>
      <w:r>
        <w:rPr>
          <w:lang w:val="en-US"/>
        </w:rPr>
        <w:t>Conditions: A CVR number is not required for sponsored research, but a legal entity is required for licence agreements and equity-adjacent transactions. UCPH researchers should involve KU Lighthouse and the relevant faculty IP office before entering discussions, as Novo Nordisk standard terms include IP assignment provisions that must be reviewed against UCPH’s own IP policy and any IFD grant conditions in force. Contact: externalsourcing@novonordisk.com or via the Novo Nordisk Partnering portal.</w:t>
      </w:r>
    </w:p>
    <w:p w14:paraId="1D1E8FD3" w14:textId="77777777" w:rsidR="00525159" w:rsidRDefault="00525159">
      <w:pPr>
        <w:pStyle w:val="Overskrift2"/>
      </w:pPr>
      <w:bookmarkStart w:id="172" w:name="_Toc_LEOInnovation"/>
      <w:bookmarkStart w:id="173" w:name="_Toc234315154"/>
      <w:r>
        <w:t>LEO Innovation Lab</w:t>
      </w:r>
      <w:bookmarkEnd w:id="172"/>
      <w:bookmarkEnd w:id="173"/>
    </w:p>
    <w:p w14:paraId="669E16B6" w14:textId="77777777" w:rsidR="00525159" w:rsidRDefault="00525159">
      <w:pPr>
        <w:spacing w:after="160"/>
        <w:rPr>
          <w:lang w:val="en-US"/>
        </w:rPr>
      </w:pPr>
      <w:r>
        <w:rPr>
          <w:lang w:val="en-US"/>
        </w:rPr>
        <w:t>LEO Pharma’s corporate venture and open innovation arm, LEO Innovation Lab, is headquartered in Copenhagen and focuses on digital health, medical devices, and novel therapeutic approaches in dermatology. It provides non-dilutive project funding and co-development support to start-ups and academic spin-outs working in skin health, chronic inflammatory diseases, and digital therapeutics. LEO Innovation Lab operates both as a direct funder of collaboration projects and as a gateway to LEO Pharma’s clinical development infrastructure, regulatory expertise, and global distribution network.</w:t>
      </w:r>
    </w:p>
    <w:p w14:paraId="6ECE3359" w14:textId="77777777" w:rsidR="00525159" w:rsidRDefault="00525159">
      <w:pPr>
        <w:spacing w:after="160"/>
        <w:rPr>
          <w:lang w:val="en-US"/>
        </w:rPr>
      </w:pPr>
      <w:r>
        <w:rPr>
          <w:b/>
          <w:bCs/>
          <w:lang w:val="en-US"/>
        </w:rPr>
        <w:t>Amount and timeframe: Project-specific. Non-dilutive collaboration budgets have been reported in the DKK 500,000 to DKK 3 million range per project year, with access to LEO Pharma labs and patient registries provided as additional in-kind contribution.</w:t>
      </w:r>
    </w:p>
    <w:p w14:paraId="55CE921A" w14:textId="77777777" w:rsidR="00525159" w:rsidRDefault="00525159">
      <w:pPr>
        <w:spacing w:after="160"/>
        <w:rPr>
          <w:lang w:val="en-US"/>
        </w:rPr>
      </w:pPr>
      <w:r>
        <w:rPr>
          <w:lang w:val="en-US"/>
        </w:rPr>
        <w:t>Conditions: LEO Innovation Lab engages with both pre-incorporation research teams and established spin-outs. Given LEO Pharma’s dermatology focus the programme is most relevant to UCPH researchers in the Department of Immunology and Microbiology, the Skin and Ageing research group (Faculty of Health and Medical Sciences), and affiliated clinical departments at Bispebjerg Hospital. Contact: leoinnovationlab.com.</w:t>
      </w:r>
    </w:p>
    <w:p w14:paraId="1B20CFC1" w14:textId="77777777" w:rsidR="00525159" w:rsidRDefault="00525159">
      <w:pPr>
        <w:pStyle w:val="Overskrift2"/>
      </w:pPr>
      <w:bookmarkStart w:id="174" w:name="_Toc_DSVSponsorship"/>
      <w:bookmarkStart w:id="175" w:name="_Toc234315155"/>
      <w:r>
        <w:t>DSV Group: Logistics and Supply Chain Innovation Partnerships</w:t>
      </w:r>
      <w:bookmarkEnd w:id="174"/>
      <w:bookmarkEnd w:id="175"/>
    </w:p>
    <w:p w14:paraId="5B954234" w14:textId="77777777" w:rsidR="00525159" w:rsidRDefault="00525159">
      <w:pPr>
        <w:spacing w:after="160"/>
        <w:rPr>
          <w:lang w:val="en-US"/>
        </w:rPr>
      </w:pPr>
      <w:r>
        <w:rPr>
          <w:lang w:val="en-US"/>
        </w:rPr>
        <w:t>DSV A/S, one of the world’s largest freight and logistics companies, headquartered in Hedehusene (Greater Copenhagen), maintains a corporate innovation programme focused on logistics automation, sustainability in freight, and supply chain digitalisation. The programme engages academic spin-outs and start-ups through sponsored proof-of-concept pilots, providing access to DSV’s global warehousing, transport, and data infrastructure as in-kind co-funding. This is particularly relevant for UCPH spin-outs in robotics, AI-powered optimisation, green freight solutions, and cold-chain management for life science logistics.</w:t>
      </w:r>
    </w:p>
    <w:p w14:paraId="460188CC" w14:textId="77777777" w:rsidR="00525159" w:rsidRDefault="00525159">
      <w:pPr>
        <w:spacing w:after="160"/>
        <w:rPr>
          <w:lang w:val="en-US"/>
        </w:rPr>
      </w:pPr>
      <w:r>
        <w:rPr>
          <w:b/>
          <w:bCs/>
          <w:lang w:val="en-US"/>
        </w:rPr>
        <w:t xml:space="preserve">Amount and timeframe: Pilot project budgets are determined case-by-case. DSV’s programme emphasises in-kind access and co-pilot arrangements rather than direct cash </w:t>
      </w:r>
      <w:r>
        <w:rPr>
          <w:b/>
          <w:bCs/>
          <w:lang w:val="en-US"/>
        </w:rPr>
        <w:lastRenderedPageBreak/>
        <w:t>grants, although cash contributions to project costs are available for strategic collaborations.</w:t>
      </w:r>
    </w:p>
    <w:p w14:paraId="14117479" w14:textId="77777777" w:rsidR="00525159" w:rsidRDefault="00525159">
      <w:pPr>
        <w:spacing w:after="160"/>
        <w:rPr>
          <w:lang w:val="en-US"/>
        </w:rPr>
      </w:pPr>
      <w:r>
        <w:rPr>
          <w:lang w:val="en-US"/>
        </w:rPr>
        <w:t>Conditions: UCPH spin-outs in relevant technology areas should approach DSV’s innovation team via the corporate partnerships page (dsv.com). IFD Innobooster and EUDP grants can often be stacked with DSV in-kind contributions to meet co-financing requirements, making this a strategically useful combination for green-freight or AI-logistics spin-outs.</w:t>
      </w:r>
    </w:p>
    <w:p w14:paraId="13D06537" w14:textId="77777777" w:rsidR="00525159" w:rsidRDefault="00525159">
      <w:pPr>
        <w:pStyle w:val="Overskrift2"/>
      </w:pPr>
      <w:bookmarkStart w:id="176" w:name="_Toc_VeluxGroup"/>
      <w:bookmarkStart w:id="177" w:name="_Toc234315156"/>
      <w:commentRangeStart w:id="178"/>
      <w:r>
        <w:t>Villum Foundation and VELUX Group: Daylight and Sustainability Innovation</w:t>
      </w:r>
      <w:bookmarkEnd w:id="176"/>
      <w:bookmarkEnd w:id="177"/>
      <w:commentRangeEnd w:id="178"/>
      <w:r w:rsidR="00E63B88">
        <w:rPr>
          <w:rStyle w:val="Merknadsreferanse"/>
          <w:sz w:val="32"/>
          <w:szCs w:val="32"/>
        </w:rPr>
        <w:commentReference w:id="178"/>
      </w:r>
    </w:p>
    <w:p w14:paraId="1BFE34AD" w14:textId="77777777" w:rsidR="00525159" w:rsidRDefault="00525159">
      <w:pPr>
        <w:spacing w:after="160"/>
        <w:rPr>
          <w:lang w:val="en-US"/>
        </w:rPr>
      </w:pPr>
      <w:r>
        <w:rPr>
          <w:lang w:val="en-US"/>
        </w:rPr>
        <w:t>The VELUX Group, through the Villum Foundation’s industry-collaboration arm, runs a programme of sponsored university research partnerships targeting sustainable building technology, daylight research, indoor climate, and biophilic design. Research teams and spin-outs working on smart building systems, energy-efficient glass technology, human-centric lighting, and related areas can apply for sponsored research funding administered jointly between the Villum Foundation and the VELUX business entity. This is distinct from (though complementary to) the Villum Foundation’s standalone academic grant programmes.</w:t>
      </w:r>
    </w:p>
    <w:p w14:paraId="2BFC5445" w14:textId="77777777" w:rsidR="00525159" w:rsidRDefault="00525159">
      <w:pPr>
        <w:spacing w:after="160"/>
        <w:rPr>
          <w:lang w:val="en-US"/>
        </w:rPr>
      </w:pPr>
      <w:r>
        <w:rPr>
          <w:b/>
          <w:bCs/>
          <w:lang w:val="en-US"/>
        </w:rPr>
        <w:t>Amount and timeframe: Industry partnership grants typically range from DKK 1 million to DKK 10 million per project over two to four years. Exact terms depend on the Villum Foundation call in force at the time of application.</w:t>
      </w:r>
    </w:p>
    <w:p w14:paraId="2DC7D50C" w14:textId="77777777" w:rsidR="00525159" w:rsidRDefault="00525159">
      <w:pPr>
        <w:spacing w:after="160"/>
        <w:rPr>
          <w:lang w:val="en-US"/>
        </w:rPr>
      </w:pPr>
      <w:r>
        <w:rPr>
          <w:lang w:val="en-US"/>
        </w:rPr>
        <w:t>Conditions: Principal applicant must be an academic researcher at a Danish university. The VELUX business entity contribution (in-kind or cash) qualifies as co-financing for Innobooster or EUDP applications. UCPH researchers in the Department of Civil, Structural and Environmental Engineering and the Faculty of Science (physics, chemistry of materials) are natural candidates. Contact: villumfonden.dk or the VELUX Group research partnerships team.</w:t>
      </w:r>
    </w:p>
    <w:p w14:paraId="0BA20001" w14:textId="77777777" w:rsidR="001013D9" w:rsidRDefault="00CD0B6E">
      <w:pPr>
        <w:pStyle w:val="Overskrift2"/>
      </w:pPr>
      <w:bookmarkStart w:id="179" w:name="_Toc234315157"/>
      <w:r>
        <w:t>Open Discovery Innovation Network (ODIN)</w:t>
      </w:r>
      <w:bookmarkEnd w:id="179"/>
    </w:p>
    <w:p w14:paraId="0BA20002" w14:textId="77777777" w:rsidR="001013D9" w:rsidRDefault="00CD0B6E">
      <w:pPr>
        <w:spacing w:after="160"/>
        <w:rPr>
          <w:lang w:val="en-US"/>
        </w:rPr>
      </w:pPr>
      <w:r>
        <w:rPr>
          <w:lang w:val="en-US"/>
        </w:rPr>
        <w:t>The Open Discovery Innovation Network (ODIN) is an open, patent-free platform for precompetitive university-industry collaboration in drug discovery and diagnostics. Anchored at Aarhus University, it was extended in 2024 to include the University of Copenhagen alongside the Technical University of Denmark, Aalborg University, and the University of Southern Denmark. ODIN funds the academic share of joint academic-industrial research projects through competitive calls; companies participate on a pro bono basis and cannot themselves receive funding.</w:t>
      </w:r>
      <w:r>
        <w:rPr>
          <w:rStyle w:val="Sluttnotereferanse"/>
        </w:rPr>
        <w:endnoteReference w:id="38"/>
      </w:r>
    </w:p>
    <w:p w14:paraId="0BA20003" w14:textId="77777777" w:rsidR="001013D9" w:rsidRDefault="00CD0B6E">
      <w:pPr>
        <w:spacing w:after="160"/>
        <w:rPr>
          <w:lang w:val="en-US"/>
        </w:rPr>
      </w:pPr>
      <w:r>
        <w:rPr>
          <w:b/>
          <w:bCs/>
          <w:lang w:val="en-US"/>
        </w:rPr>
        <w:t>Amount: The platform is funded by the Novo Nordisk Foundation with DKK 180 million for 2024 to 2028, following a DKK 54.5 million pilot, plus DKK 14 million from the Lundbeck Foundation. Funding flows to the academic partners in selected projects rather than to participating companies.</w:t>
      </w:r>
    </w:p>
    <w:p w14:paraId="0BA20004" w14:textId="77777777" w:rsidR="001013D9" w:rsidRDefault="00CD0B6E">
      <w:pPr>
        <w:spacing w:after="160"/>
        <w:rPr>
          <w:lang w:val="en-US"/>
        </w:rPr>
      </w:pPr>
      <w:r>
        <w:rPr>
          <w:lang w:val="en-US"/>
        </w:rPr>
        <w:t>Stage and focus: Precompetitive, early-stage research in drug discovery and diagnostics. For 2024 to 2028 the thematic focus is cardiometabolic, cardiovascular, and infectious diseases. The free platform is open to researchers, hospitals, and companies, who join and co-create projects through structured matchmaking.</w:t>
      </w:r>
    </w:p>
    <w:p w14:paraId="0BA20005" w14:textId="77777777" w:rsidR="001013D9" w:rsidRDefault="00CD0B6E">
      <w:pPr>
        <w:spacing w:after="160"/>
        <w:rPr>
          <w:lang w:val="en-US"/>
        </w:rPr>
      </w:pPr>
      <w:r>
        <w:rPr>
          <w:lang w:val="en-US"/>
        </w:rPr>
        <w:t>Relevance to spin-outs: Because ODIN results are openly shared and not patented, it is not a direct IP or spin-out pathway. For UCPH researchers it is most useful as an early, non-dilutive source of research funding, industry collaboration, and validation that can strengthen a later, separately protected spin-out. The platform has funded a portfolio of projects and reports at least one resulting spin-out to date.</w:t>
      </w:r>
    </w:p>
    <w:p w14:paraId="2660C5E8" w14:textId="77777777" w:rsidR="00196807" w:rsidRDefault="00F25419">
      <w:pPr>
        <w:pStyle w:val="Overskrift2"/>
        <w:rPr>
          <w:ins w:id="180" w:author="JENE" w:date="2026-07-08T00:00:00Z"/>
        </w:rPr>
      </w:pPr>
      <w:bookmarkStart w:id="181" w:name="_Toc90090006"/>
      <w:ins w:id="182" w:author="JENE" w:date="2026-07-08T00:00:00Z">
        <w:r>
          <w:lastRenderedPageBreak/>
          <w:t>Initiative for Biofertilizer Innovation and Science (IBIS)</w:t>
        </w:r>
        <w:bookmarkEnd w:id="181"/>
      </w:ins>
    </w:p>
    <w:p w14:paraId="69951DCF" w14:textId="77777777" w:rsidR="00196807" w:rsidRDefault="00F25419">
      <w:pPr>
        <w:spacing w:after="160"/>
        <w:rPr>
          <w:ins w:id="183" w:author="JENE" w:date="2026-07-08T00:00:00Z"/>
          <w:lang w:val="en-US"/>
        </w:rPr>
      </w:pPr>
      <w:ins w:id="184" w:author="JENE" w:date="2026-07-08T00:00:00Z">
        <w:r>
          <w:rPr>
            <w:lang w:val="en-US"/>
          </w:rPr>
          <w:t>IBIS is an open, pre-competitive university-industry platform for biofertiliser research, hosted at DTU Bioengineering and funded by the Novo Nordisk Foundation and the Gates Foundation. Like ODIN, it is an open science initiative rather than an IP or spin-out pathway; UCPH is among its partners.</w:t>
        </w:r>
        <w:r>
          <w:rPr>
            <w:rStyle w:val="Sluttnotereferanse"/>
          </w:rPr>
          <w:endnoteReference w:id="39"/>
        </w:r>
      </w:ins>
    </w:p>
    <w:p w14:paraId="2157E279" w14:textId="77777777" w:rsidR="00196807" w:rsidRDefault="00F25419">
      <w:pPr>
        <w:spacing w:after="160"/>
        <w:rPr>
          <w:ins w:id="186" w:author="JENE" w:date="2026-07-08T00:00:00Z"/>
          <w:lang w:val="en-US"/>
        </w:rPr>
      </w:pPr>
      <w:ins w:id="187" w:author="JENE" w:date="2026-07-08T00:00:00Z">
        <w:r>
          <w:rPr>
            <w:lang w:val="en-US"/>
          </w:rPr>
          <w:t>Amount: The IBIS Open Innovation in Science programme distributes DKK 55 million (approximately USD 8.5 million) through challenge-based calls.</w:t>
        </w:r>
      </w:ins>
    </w:p>
    <w:p w14:paraId="4398005E" w14:textId="77777777" w:rsidR="00196807" w:rsidRDefault="00F25419">
      <w:pPr>
        <w:spacing w:after="160"/>
        <w:rPr>
          <w:ins w:id="188" w:author="JENE" w:date="2026-07-08T00:00:00Z"/>
          <w:lang w:val="en-US"/>
        </w:rPr>
      </w:pPr>
      <w:ins w:id="189" w:author="JENE" w:date="2026-07-08T00:00:00Z">
        <w:r>
          <w:rPr>
            <w:lang w:val="en-US"/>
          </w:rPr>
          <w:t>Stage and focus: Pre-competitive, collaborative research in biofertilisers and related biosolutions. Funding cannot be allocated to companies, though companies may join projects with in-kind contributions.</w:t>
        </w:r>
      </w:ins>
    </w:p>
    <w:p w14:paraId="3952E9C5" w14:textId="77777777" w:rsidR="00196807" w:rsidRDefault="00F25419">
      <w:pPr>
        <w:spacing w:after="160"/>
        <w:rPr>
          <w:ins w:id="190" w:author="JENE" w:date="2026-07-08T00:00:00Z"/>
          <w:lang w:val="en-US"/>
        </w:rPr>
      </w:pPr>
      <w:ins w:id="191" w:author="JENE" w:date="2026-07-08T00:00:00Z">
        <w:r>
          <w:rPr>
            <w:lang w:val="en-US"/>
          </w:rPr>
          <w:t>Relevance to spin-outs: Indirect. As with ODIN, results are shared openly, so IBIS is most useful to UCPH researchers as a non-dilutive source of collaborative research funding and network access rather than as a direct route to a protected, spin-out-ready asset.</w:t>
        </w:r>
      </w:ins>
    </w:p>
    <w:p w14:paraId="121F2356" w14:textId="77777777" w:rsidR="00525159" w:rsidRPr="00C47874" w:rsidRDefault="00525159" w:rsidP="00525159">
      <w:pPr>
        <w:pStyle w:val="Overskrift1"/>
        <w:rPr>
          <w:lang w:val="en-US"/>
        </w:rPr>
      </w:pPr>
      <w:bookmarkStart w:id="192" w:name="_Toc234315158"/>
      <w:r>
        <w:rPr>
          <w:lang w:val="en-US"/>
        </w:rPr>
        <w:t>References</w:t>
      </w:r>
      <w:bookmarkEnd w:id="192"/>
    </w:p>
    <w:p w14:paraId="652BE7BE" w14:textId="77777777" w:rsidR="001013D9" w:rsidRPr="00C47874" w:rsidRDefault="001013D9">
      <w:pPr>
        <w:rPr>
          <w:lang w:val="en-US"/>
        </w:rPr>
      </w:pPr>
    </w:p>
    <w:sectPr w:rsidR="001013D9" w:rsidRPr="00C47874" w:rsidSect="00C52523">
      <w:headerReference w:type="default" r:id="rId12"/>
      <w:footerReference w:type="default" r:id="rId13"/>
      <w:footnotePr>
        <w:numFmt w:val="lowerLetter"/>
      </w:footnotePr>
      <w:endnotePr>
        <w:numFmt w:val="decimal"/>
      </w:endnotePr>
      <w:type w:val="continuous"/>
      <w:pgSz w:w="11906" w:h="16838" w:code="9"/>
      <w:pgMar w:top="1440" w:right="1259" w:bottom="1559" w:left="1259"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ENE" w:date="2026-07-08T00:00:00Z" w:initials="JENE">
    <w:p w14:paraId="3B270C0A" w14:textId="77777777" w:rsidR="00196807" w:rsidRDefault="00F25419">
      <w:pPr>
        <w:rPr>
          <w:lang w:val="en-US"/>
        </w:rPr>
      </w:pPr>
      <w:r>
        <w:rPr>
          <w:rStyle w:val="Merknadsreferanse"/>
        </w:rPr>
        <w:annotationRef/>
      </w:r>
      <w:r>
        <w:rPr>
          <w:color w:val="000000"/>
          <w:sz w:val="20"/>
          <w:szCs w:val="20"/>
          <w:lang w:val="en-US"/>
        </w:rPr>
        <w:t>Reframed per Julie: Accelerace now operates primarily as a VC and merged into BII in 2025 (see the BII section), and the KU Lighthouse referral relationship has wound down. The six-month cohort programme previously described here corresponds to Lighthouse Launch, now added as its own subsection. Please confirm how much of the historical accelerator detail (the DKK 100,000 stipend and the cohort description in the paragraphs below and in the reference) to retain.</w:t>
      </w:r>
    </w:p>
  </w:comment>
  <w:comment w:id="1" w:author="JENE" w:date="2026-07-08T00:00:00Z" w:initials="JENE">
    <w:p w14:paraId="7F0640E2" w14:textId="77777777" w:rsidR="00196807" w:rsidRDefault="00F25419">
      <w:pPr>
        <w:rPr>
          <w:lang w:val="en-US"/>
        </w:rPr>
      </w:pPr>
      <w:r>
        <w:rPr>
          <w:rStyle w:val="Merknadsreferanse"/>
        </w:rPr>
        <w:annotationRef/>
      </w:r>
      <w:r>
        <w:rPr>
          <w:color w:val="000000"/>
          <w:sz w:val="20"/>
          <w:szCs w:val="20"/>
          <w:lang w:val="en-US"/>
        </w:rPr>
        <w:t>Julie also mentioned the Rockwool Foundation. It is primarily a social-science and economics research funder (labour market, integration, social conditions) rather than a spin-out or commercialisation instrument, so I have not added it as a funding subsection. If you would like a short 'adjacent research funders' note, I can add one.</w:t>
      </w:r>
    </w:p>
  </w:comment>
  <w:comment w:id="20" w:author="Jesper Nellemann" w:date="2026-07-08T10:18:00Z" w:initials="JN">
    <w:p w14:paraId="18E81913" w14:textId="77777777" w:rsidR="009C5DE3" w:rsidRDefault="009C5DE3" w:rsidP="009C5DE3">
      <w:pPr>
        <w:pStyle w:val="Merknadstekst"/>
      </w:pPr>
      <w:r>
        <w:rPr>
          <w:rStyle w:val="Merknadsreferanse"/>
        </w:rPr>
        <w:annotationRef/>
      </w:r>
      <w:r>
        <w:t>Extension of Innofounder</w:t>
      </w:r>
    </w:p>
  </w:comment>
  <w:comment w:id="23" w:author="Jesper Nellemann" w:date="2026-07-08T10:19:00Z" w:initials="JN">
    <w:p w14:paraId="63C14D26" w14:textId="77777777" w:rsidR="00334038" w:rsidRDefault="00334038" w:rsidP="00334038">
      <w:pPr>
        <w:pStyle w:val="Merknadstekst"/>
      </w:pPr>
      <w:r>
        <w:rPr>
          <w:rStyle w:val="Merknadsreferanse"/>
        </w:rPr>
        <w:annotationRef/>
      </w:r>
      <w:r>
        <w:t>Research support office FRB+ (Science) and Nørre (SUND)</w:t>
      </w:r>
    </w:p>
  </w:comment>
  <w:comment w:id="26" w:author="Jesper Nellemann" w:date="2026-07-08T10:20:00Z" w:initials="JN">
    <w:p w14:paraId="6D2BF37C" w14:textId="77777777" w:rsidR="00E7374B" w:rsidRDefault="00E7374B" w:rsidP="00E7374B">
      <w:pPr>
        <w:pStyle w:val="Merknadstekst"/>
      </w:pPr>
      <w:r>
        <w:rPr>
          <w:rStyle w:val="Merknadsreferanse"/>
        </w:rPr>
        <w:annotationRef/>
      </w:r>
      <w:r>
        <w:t>Request for more application - but requires Industry funding PhDs</w:t>
      </w:r>
    </w:p>
  </w:comment>
  <w:comment w:id="41" w:author="Jesper Nellemann" w:date="2026-07-08T10:23:00Z" w:initials="JN">
    <w:p w14:paraId="4A2988D5" w14:textId="77777777" w:rsidR="00521A12" w:rsidRDefault="00521A12" w:rsidP="00521A12">
      <w:pPr>
        <w:pStyle w:val="Merknadstekst"/>
      </w:pPr>
      <w:r>
        <w:rPr>
          <w:rStyle w:val="Merknadsreferanse"/>
        </w:rPr>
        <w:annotationRef/>
      </w:r>
      <w:r>
        <w:t>Mostly early research at institutes</w:t>
      </w:r>
    </w:p>
  </w:comment>
  <w:comment w:id="45" w:author="JENE" w:date="2026-07-08T00:00:00Z" w:initials="JENE">
    <w:p w14:paraId="36DD55A3" w14:textId="77777777" w:rsidR="00196807" w:rsidRDefault="00F25419">
      <w:pPr>
        <w:rPr>
          <w:lang w:val="en-US"/>
        </w:rPr>
      </w:pPr>
      <w:r>
        <w:rPr>
          <w:rStyle w:val="Merknadsreferanse"/>
        </w:rPr>
        <w:annotationRef/>
      </w:r>
      <w:r>
        <w:rPr>
          <w:color w:val="000000"/>
          <w:sz w:val="20"/>
          <w:szCs w:val="20"/>
          <w:lang w:val="en-US"/>
        </w:rPr>
        <w:t>Julie flagged a 'BII Early Innovators Grant' as missing, but I could not verify a programme by that name. BII's current programmes are Venture Lab, Bio Studio, and Venture House; the Novo Nordisk Foundation innovation-grant ladder is Pioneer and Distinguished (both already covered). Please confirm which instrument she meant and I will add the correct write-up.</w:t>
      </w:r>
    </w:p>
  </w:comment>
  <w:comment w:id="50" w:author="Jesper Nellemann" w:date="2026-07-08T10:30:00Z" w:initials="JN">
    <w:p w14:paraId="61C7AC93" w14:textId="77777777" w:rsidR="00081849" w:rsidRDefault="00081849" w:rsidP="00081849">
      <w:pPr>
        <w:pStyle w:val="Merknadstekst"/>
      </w:pPr>
      <w:r>
        <w:rPr>
          <w:rStyle w:val="Merknadsreferanse"/>
        </w:rPr>
        <w:annotationRef/>
      </w:r>
      <w:r>
        <w:t xml:space="preserve">Need CVR </w:t>
      </w:r>
    </w:p>
  </w:comment>
  <w:comment w:id="58" w:author="Jesper Nellemann" w:date="2026-07-08T10:31:00Z" w:initials="JN">
    <w:p w14:paraId="75EF9CA3" w14:textId="77777777" w:rsidR="00C578A3" w:rsidRDefault="00C578A3" w:rsidP="00C578A3">
      <w:pPr>
        <w:pStyle w:val="Merknadstekst"/>
      </w:pPr>
      <w:r>
        <w:rPr>
          <w:rStyle w:val="Merknadsreferanse"/>
        </w:rPr>
        <w:annotationRef/>
      </w:r>
      <w:r>
        <w:t>KU have an agreement on helping application for energy application - need recommendation from KU Lighthouse</w:t>
      </w:r>
    </w:p>
  </w:comment>
  <w:comment w:id="68" w:author="JENE" w:date="2026-07-08T00:00:00Z" w:initials="JENE">
    <w:p w14:paraId="628A5BEB" w14:textId="77777777" w:rsidR="00196807" w:rsidRDefault="00F25419">
      <w:pPr>
        <w:rPr>
          <w:lang w:val="en-US"/>
        </w:rPr>
      </w:pPr>
      <w:r>
        <w:rPr>
          <w:rStyle w:val="Merknadsreferanse"/>
        </w:rPr>
        <w:annotationRef/>
      </w:r>
      <w:r>
        <w:rPr>
          <w:color w:val="000000"/>
          <w:sz w:val="20"/>
          <w:szCs w:val="20"/>
          <w:lang w:val="en-US"/>
        </w:rPr>
        <w:t>Julie recalled the Pathfinder success rate at about 13%. The 2.1% figure in the reference is correct for the 2025 Pathfinder Open call (44 of 2,087 proposals). Historically Pathfinder Open ran about 7 to 8% (2021-2023) before falling to 4.1% in 2024, and the Pathfinder Challenges strand has run higher (around 10%), which may be the source of the 13% recollection. Suggest keeping 2.1% for the current Open call and, if useful, adding the historical range.</w:t>
      </w:r>
    </w:p>
  </w:comment>
  <w:comment w:id="86" w:author="JENE" w:date="2026-07-08T00:00:00Z" w:initials="JENE">
    <w:p w14:paraId="2458FE2C" w14:textId="77777777" w:rsidR="00196807" w:rsidRDefault="00F25419">
      <w:pPr>
        <w:rPr>
          <w:lang w:val="en-US"/>
        </w:rPr>
      </w:pPr>
      <w:r>
        <w:rPr>
          <w:rStyle w:val="Merknadsreferanse"/>
        </w:rPr>
        <w:annotationRef/>
      </w:r>
      <w:r>
        <w:rPr>
          <w:color w:val="000000"/>
          <w:sz w:val="20"/>
          <w:szCs w:val="20"/>
          <w:lang w:val="en-US"/>
        </w:rPr>
        <w:t>Julie asked whether Spin-outs Denmark should move from section 7 into section 8 (Structured Entrepreneurship Programmes and Ecosystem Initiatives). It fits comfortably in either; happy to relocate it under section 8 if you prefer.</w:t>
      </w:r>
    </w:p>
  </w:comment>
  <w:comment w:id="91" w:author="Jesper Nellemann" w:date="2026-07-08T10:37:00Z" w:initials="JN">
    <w:p w14:paraId="7E857ADC" w14:textId="77777777" w:rsidR="00651CC1" w:rsidRDefault="00651CC1" w:rsidP="00651CC1">
      <w:pPr>
        <w:pStyle w:val="Merknadstekst"/>
      </w:pPr>
      <w:r>
        <w:rPr>
          <w:rStyle w:val="Merknadsreferanse"/>
        </w:rPr>
        <w:annotationRef/>
      </w:r>
      <w:r>
        <w:t>Also for post-Docs</w:t>
      </w:r>
    </w:p>
  </w:comment>
  <w:comment w:id="107" w:author="Claude" w:date="2026-06-24T06:21:00Z" w:initials="C">
    <w:p w14:paraId="50124F61" w14:textId="77777777" w:rsidR="0082588D" w:rsidRDefault="000538C7">
      <w:r>
        <w:rPr>
          <w:rStyle w:val="Merknadsreferanse"/>
        </w:rPr>
        <w:annotationRef/>
      </w:r>
      <w:r>
        <w:rPr>
          <w:color w:val="000000"/>
          <w:sz w:val="20"/>
          <w:szCs w:val="20"/>
        </w:rPr>
        <w:t>The legal basis previously cited for this scheme (Act on Open Researcher / lov om aaben forsker) could not be verified and appears not to exist; it has been removed from the reference. Please confirm the scheme's official name, operating authority, and the leave-and-return terms before relying on this section.</w:t>
      </w:r>
    </w:p>
  </w:comment>
  <w:comment w:id="111" w:author="Jesper Nellemann" w:date="2026-07-08T10:38:00Z" w:initials="JN">
    <w:p w14:paraId="7C908495" w14:textId="77777777" w:rsidR="003D060B" w:rsidRDefault="003D060B" w:rsidP="003D060B">
      <w:pPr>
        <w:pStyle w:val="Merknadstekst"/>
      </w:pPr>
      <w:r>
        <w:rPr>
          <w:rStyle w:val="Merknadsreferanse"/>
        </w:rPr>
        <w:annotationRef/>
      </w:r>
      <w:r>
        <w:t>VC - deleted</w:t>
      </w:r>
    </w:p>
  </w:comment>
  <w:comment w:id="115" w:author="Jesper Nellemann" w:date="2026-07-08T10:40:00Z" w:initials="JN">
    <w:p w14:paraId="70E20F89" w14:textId="77777777" w:rsidR="009B76DE" w:rsidRDefault="009B76DE" w:rsidP="009B76DE">
      <w:pPr>
        <w:pStyle w:val="Merknadstekst"/>
      </w:pPr>
      <w:r>
        <w:rPr>
          <w:rStyle w:val="Merknadsreferanse"/>
        </w:rPr>
        <w:annotationRef/>
      </w:r>
      <w:r>
        <w:t>CBS version of lighthouse</w:t>
      </w:r>
    </w:p>
  </w:comment>
  <w:comment w:id="116" w:author="Jesper Nellemann" w:date="2026-07-08T10:40:00Z" w:initials="JN">
    <w:p w14:paraId="72B65C40" w14:textId="77777777" w:rsidR="00261658" w:rsidRDefault="00261658" w:rsidP="00261658">
      <w:pPr>
        <w:pStyle w:val="Merknadstekst"/>
      </w:pPr>
      <w:r>
        <w:rPr>
          <w:rStyle w:val="Merknadsreferanse"/>
        </w:rPr>
        <w:annotationRef/>
      </w:r>
      <w:r>
        <w:t>Delete</w:t>
      </w:r>
    </w:p>
  </w:comment>
  <w:comment w:id="129" w:author="Jesper Nellemann" w:date="2026-07-08T10:43:00Z" w:initials="JN">
    <w:p w14:paraId="6468B3C0" w14:textId="77777777" w:rsidR="000C3BD4" w:rsidRDefault="000C3BD4" w:rsidP="000C3BD4">
      <w:pPr>
        <w:pStyle w:val="Merknadstekst"/>
      </w:pPr>
      <w:r>
        <w:rPr>
          <w:rStyle w:val="Merknadsreferanse"/>
        </w:rPr>
        <w:annotationRef/>
      </w:r>
      <w:r>
        <w:t>Delete</w:t>
      </w:r>
    </w:p>
  </w:comment>
  <w:comment w:id="139" w:author="Jesper Nellemann" w:date="2026-07-08T10:46:00Z" w:initials="JN">
    <w:p w14:paraId="200299F0" w14:textId="77777777" w:rsidR="00E05B84" w:rsidRDefault="00E05B84" w:rsidP="00E05B84">
      <w:pPr>
        <w:pStyle w:val="Merknadstekst"/>
      </w:pPr>
      <w:r>
        <w:rPr>
          <w:rStyle w:val="Merknadsreferanse"/>
        </w:rPr>
        <w:annotationRef/>
      </w:r>
      <w:r>
        <w:t>Delete</w:t>
      </w:r>
    </w:p>
  </w:comment>
  <w:comment w:id="141" w:author="Jesper Nellemann" w:date="2026-07-08T10:45:00Z" w:initials="JN">
    <w:p w14:paraId="0D0899E3" w14:textId="77777777" w:rsidR="00AF4C6F" w:rsidRDefault="00AF4C6F" w:rsidP="00AF4C6F">
      <w:pPr>
        <w:pStyle w:val="Merknadstekst"/>
      </w:pPr>
      <w:r>
        <w:rPr>
          <w:rStyle w:val="Merknadsreferanse"/>
        </w:rPr>
        <w:annotationRef/>
      </w:r>
      <w:r>
        <w:t>Delete</w:t>
      </w:r>
    </w:p>
  </w:comment>
  <w:comment w:id="178" w:author="Jesper Nellemann" w:date="2026-07-08T10:49:00Z" w:initials="JN">
    <w:p w14:paraId="1339FF5F" w14:textId="77777777" w:rsidR="00E63B88" w:rsidRDefault="00E63B88" w:rsidP="00E63B88">
      <w:pPr>
        <w:pStyle w:val="Merknadstekst"/>
      </w:pPr>
      <w:r>
        <w:rPr>
          <w:rStyle w:val="Merknadsreferanse"/>
        </w:rPr>
        <w:annotationRef/>
      </w:r>
      <w:r>
        <w:t>Check if there are two funds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B270C0A" w15:done="0"/>
  <w15:commentEx w15:paraId="7F0640E2" w15:done="0"/>
  <w15:commentEx w15:paraId="18E81913" w15:done="0"/>
  <w15:commentEx w15:paraId="63C14D26" w15:done="0"/>
  <w15:commentEx w15:paraId="6D2BF37C" w15:done="0"/>
  <w15:commentEx w15:paraId="4A2988D5" w15:done="0"/>
  <w15:commentEx w15:paraId="36DD55A3" w15:done="0"/>
  <w15:commentEx w15:paraId="61C7AC93" w15:done="0"/>
  <w15:commentEx w15:paraId="75EF9CA3" w15:done="0"/>
  <w15:commentEx w15:paraId="628A5BEB" w15:done="0"/>
  <w15:commentEx w15:paraId="2458FE2C" w15:done="0"/>
  <w15:commentEx w15:paraId="7E857ADC" w15:done="0"/>
  <w15:commentEx w15:paraId="50124F61" w15:done="0"/>
  <w15:commentEx w15:paraId="7C908495" w15:done="0"/>
  <w15:commentEx w15:paraId="70E20F89" w15:done="0"/>
  <w15:commentEx w15:paraId="72B65C40" w15:paraIdParent="70E20F89" w15:done="0"/>
  <w15:commentEx w15:paraId="6468B3C0" w15:done="0"/>
  <w15:commentEx w15:paraId="200299F0" w15:done="0"/>
  <w15:commentEx w15:paraId="0D0899E3" w15:done="0"/>
  <w15:commentEx w15:paraId="1339FF5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689C6D7" w16cex:dateUtc="2026-07-08T00:00:00Z"/>
  <w16cex:commentExtensible w16cex:durableId="26BCA4FE" w16cex:dateUtc="2026-07-08T00:00:00Z"/>
  <w16cex:commentExtensible w16cex:durableId="3FD2DC26" w16cex:dateUtc="2026-07-08T08:18:00Z"/>
  <w16cex:commentExtensible w16cex:durableId="00FE634D" w16cex:dateUtc="2026-07-08T08:19:00Z"/>
  <w16cex:commentExtensible w16cex:durableId="355A7EE8" w16cex:dateUtc="2026-07-08T08:20:00Z"/>
  <w16cex:commentExtensible w16cex:durableId="26DC1112" w16cex:dateUtc="2026-07-08T08:23:00Z"/>
  <w16cex:commentExtensible w16cex:durableId="619F4DA2" w16cex:dateUtc="2026-07-08T00:00:00Z"/>
  <w16cex:commentExtensible w16cex:durableId="080AE9D6" w16cex:dateUtc="2026-07-08T08:30:00Z"/>
  <w16cex:commentExtensible w16cex:durableId="11A9DC02" w16cex:dateUtc="2026-07-08T08:31:00Z"/>
  <w16cex:commentExtensible w16cex:durableId="6BB56A65" w16cex:dateUtc="2026-07-08T00:00:00Z"/>
  <w16cex:commentExtensible w16cex:durableId="3E229E80" w16cex:dateUtc="2026-07-08T00:00:00Z"/>
  <w16cex:commentExtensible w16cex:durableId="34B37BF0" w16cex:dateUtc="2026-07-08T08:37:00Z"/>
  <w16cex:commentExtensible w16cex:durableId="16BD2D3B" w16cex:dateUtc="2026-06-24T06:21:00Z"/>
  <w16cex:commentExtensible w16cex:durableId="0D1866D9" w16cex:dateUtc="2026-07-08T08:38:00Z"/>
  <w16cex:commentExtensible w16cex:durableId="312CE58D" w16cex:dateUtc="2026-07-08T08:40:00Z"/>
  <w16cex:commentExtensible w16cex:durableId="3C06CABE" w16cex:dateUtc="2026-07-08T08:40:00Z"/>
  <w16cex:commentExtensible w16cex:durableId="7D922DD7" w16cex:dateUtc="2026-07-08T08:43:00Z"/>
  <w16cex:commentExtensible w16cex:durableId="34910EA1" w16cex:dateUtc="2026-07-08T08:46:00Z"/>
  <w16cex:commentExtensible w16cex:durableId="1BD3B9D4" w16cex:dateUtc="2026-07-08T08:45:00Z"/>
  <w16cex:commentExtensible w16cex:durableId="6EBF6CFE" w16cex:dateUtc="2026-07-08T08: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B270C0A" w16cid:durableId="1689C6D7"/>
  <w16cid:commentId w16cid:paraId="7F0640E2" w16cid:durableId="26BCA4FE"/>
  <w16cid:commentId w16cid:paraId="18E81913" w16cid:durableId="3FD2DC26"/>
  <w16cid:commentId w16cid:paraId="63C14D26" w16cid:durableId="00FE634D"/>
  <w16cid:commentId w16cid:paraId="6D2BF37C" w16cid:durableId="355A7EE8"/>
  <w16cid:commentId w16cid:paraId="4A2988D5" w16cid:durableId="26DC1112"/>
  <w16cid:commentId w16cid:paraId="36DD55A3" w16cid:durableId="619F4DA2"/>
  <w16cid:commentId w16cid:paraId="61C7AC93" w16cid:durableId="080AE9D6"/>
  <w16cid:commentId w16cid:paraId="75EF9CA3" w16cid:durableId="11A9DC02"/>
  <w16cid:commentId w16cid:paraId="628A5BEB" w16cid:durableId="6BB56A65"/>
  <w16cid:commentId w16cid:paraId="2458FE2C" w16cid:durableId="3E229E80"/>
  <w16cid:commentId w16cid:paraId="7E857ADC" w16cid:durableId="34B37BF0"/>
  <w16cid:commentId w16cid:paraId="50124F61" w16cid:durableId="16BD2D3B"/>
  <w16cid:commentId w16cid:paraId="7C908495" w16cid:durableId="0D1866D9"/>
  <w16cid:commentId w16cid:paraId="70E20F89" w16cid:durableId="312CE58D"/>
  <w16cid:commentId w16cid:paraId="72B65C40" w16cid:durableId="3C06CABE"/>
  <w16cid:commentId w16cid:paraId="6468B3C0" w16cid:durableId="7D922DD7"/>
  <w16cid:commentId w16cid:paraId="200299F0" w16cid:durableId="34910EA1"/>
  <w16cid:commentId w16cid:paraId="0D0899E3" w16cid:durableId="1BD3B9D4"/>
  <w16cid:commentId w16cid:paraId="1339FF5F" w16cid:durableId="6EBF6CF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7AF931" w14:textId="77777777" w:rsidR="00EB70ED" w:rsidRDefault="00EB70ED">
      <w:r>
        <w:separator/>
      </w:r>
    </w:p>
  </w:endnote>
  <w:endnote w:type="continuationSeparator" w:id="0">
    <w:p w14:paraId="31603C0C" w14:textId="77777777" w:rsidR="00EB70ED" w:rsidRDefault="00EB70ED">
      <w:r>
        <w:continuationSeparator/>
      </w:r>
    </w:p>
  </w:endnote>
  <w:endnote w:id="1">
    <w:p w14:paraId="052FAD03" w14:textId="77777777" w:rsidR="001013D9" w:rsidRPr="00C47874" w:rsidRDefault="00CD0B6E">
      <w:pPr>
        <w:pStyle w:val="Sluttnotetekst"/>
        <w:rPr>
          <w:lang w:val="en-US"/>
        </w:rPr>
      </w:pPr>
      <w:r>
        <w:rPr>
          <w:rStyle w:val="Sluttnotereferanse"/>
        </w:rPr>
        <w:endnoteRef/>
      </w:r>
      <w:r w:rsidRPr="00B25670">
        <w:rPr>
          <w:lang w:val="en-US"/>
        </w:rPr>
        <w:t xml:space="preserve"> EU grants for Denmark: grantsfinder.eu/blog/eu-grants-denmark. </w:t>
      </w:r>
      <w:r w:rsidRPr="00C47874">
        <w:rPr>
          <w:lang w:val="en-US"/>
        </w:rPr>
        <w:t>Denmark secured over EUR 1 billion from Horizon Europe 2022–mid-2024; UCPH ranks among the EU top 10 universities for grant receipts.</w:t>
      </w:r>
    </w:p>
  </w:endnote>
  <w:endnote w:id="2">
    <w:p w14:paraId="110CF694" w14:textId="77777777" w:rsidR="001013D9" w:rsidRPr="00C47874" w:rsidRDefault="00CD0B6E">
      <w:pPr>
        <w:pStyle w:val="Sluttnotetekst"/>
        <w:rPr>
          <w:lang w:val="en-US"/>
        </w:rPr>
      </w:pPr>
      <w:r>
        <w:rPr>
          <w:rStyle w:val="Sluttnotereferanse"/>
        </w:rPr>
        <w:endnoteRef/>
      </w:r>
      <w:r w:rsidRPr="00C47874">
        <w:rPr>
          <w:lang w:val="en-US"/>
        </w:rPr>
        <w:t xml:space="preserve"> Innovation Fund Denmark programmes overview: innovationsfonden.dk/en/programmes. The fund notes that 'investment' is the preferred term in applications.</w:t>
      </w:r>
    </w:p>
  </w:endnote>
  <w:endnote w:id="3">
    <w:p w14:paraId="395C3EDE" w14:textId="77777777" w:rsidR="001013D9" w:rsidRPr="00C47874" w:rsidRDefault="00CD0B6E">
      <w:pPr>
        <w:pStyle w:val="Sluttnotetekst"/>
        <w:rPr>
          <w:lang w:val="en-US"/>
        </w:rPr>
      </w:pPr>
      <w:r>
        <w:rPr>
          <w:rStyle w:val="Sluttnotereferanse"/>
        </w:rPr>
        <w:endnoteRef/>
      </w:r>
      <w:r w:rsidRPr="00C47874">
        <w:rPr>
          <w:lang w:val="en-US"/>
        </w:rPr>
        <w:t xml:space="preserve"> UCPH Proof of Concept Fund: lighthouse.ku.dk/en/researchers/funding/proof-of-concept-pool/. The fund supports UCPH's Innovation Strategy and the 2030 Strategy.</w:t>
      </w:r>
    </w:p>
  </w:endnote>
  <w:endnote w:id="4">
    <w:p w14:paraId="37D4E91A" w14:textId="77777777" w:rsidR="001013D9" w:rsidRPr="00C47874" w:rsidRDefault="00CD0B6E">
      <w:pPr>
        <w:pStyle w:val="Sluttnotetekst"/>
        <w:rPr>
          <w:lang w:val="en-US"/>
        </w:rPr>
      </w:pPr>
      <w:r>
        <w:rPr>
          <w:rStyle w:val="Sluttnotereferanse"/>
        </w:rPr>
        <w:endnoteRef/>
      </w:r>
      <w:r w:rsidRPr="00C47874">
        <w:rPr>
          <w:lang w:val="en-US"/>
        </w:rPr>
        <w:t xml:space="preserve"> UCPH Ventures: lighthouse.ku.dk/en/researchers/funding/ucph-ventures/. UCPH Ventures is a side fund to Eir Ventures (€122.3M raised), which focuses primarily on life science and healthcare.</w:t>
      </w:r>
    </w:p>
  </w:endnote>
  <w:endnote w:id="5">
    <w:p w14:paraId="7DFF56CB" w14:textId="77777777" w:rsidR="001013D9" w:rsidRPr="00C47874" w:rsidRDefault="00CD0B6E">
      <w:pPr>
        <w:pStyle w:val="Sluttnotetekst"/>
        <w:rPr>
          <w:lang w:val="en-US"/>
        </w:rPr>
      </w:pPr>
      <w:r>
        <w:rPr>
          <w:rStyle w:val="Sluttnotereferanse"/>
        </w:rPr>
        <w:endnoteRef/>
      </w:r>
      <w:r w:rsidRPr="00C47874">
        <w:rPr>
          <w:lang w:val="en-US"/>
        </w:rPr>
        <w:t xml:space="preserve"> Standard licence agreements for spin-outs: lighthouse.ku.dk/en/news/2026/it-is-now-easier-and-cheaper-to-be-a-spinout-company/. The Draghi Report (2024) and the Danish Taskforce report (November 2025) both highlighted the need for streamlined conditions for researchers turning to entrepreneurship.</w:t>
      </w:r>
    </w:p>
  </w:endnote>
  <w:endnote w:id="6">
    <w:p w14:paraId="47B1AD78" w14:textId="77777777" w:rsidR="001013D9" w:rsidRPr="00C47874" w:rsidRDefault="00CD0B6E">
      <w:pPr>
        <w:pStyle w:val="Sluttnotetekst"/>
        <w:rPr>
          <w:lang w:val="en-US"/>
        </w:rPr>
      </w:pPr>
      <w:r>
        <w:rPr>
          <w:rStyle w:val="Sluttnotereferanse"/>
        </w:rPr>
        <w:endnoteRef/>
      </w:r>
      <w:r w:rsidRPr="00C47874">
        <w:rPr>
          <w:lang w:val="en-US"/>
        </w:rPr>
        <w:t xml:space="preserve"> Innoexplorer guidelines (January 2025): innovationsfonden.dk/sites/default/files/2025-01/Innoexplorer%20guidelines_1%20January%202025.pdf. Confirms pre-CVR nature and the 3-round annual structure.</w:t>
      </w:r>
    </w:p>
  </w:endnote>
  <w:endnote w:id="7">
    <w:p w14:paraId="0658BB06" w14:textId="77777777" w:rsidR="001013D9" w:rsidRPr="00C47874" w:rsidRDefault="00CD0B6E">
      <w:pPr>
        <w:pStyle w:val="Sluttnotetekst"/>
        <w:rPr>
          <w:lang w:val="en-US"/>
        </w:rPr>
      </w:pPr>
      <w:r>
        <w:rPr>
          <w:rStyle w:val="Sluttnotereferanse"/>
        </w:rPr>
        <w:endnoteRef/>
      </w:r>
      <w:r w:rsidRPr="00C47874">
        <w:rPr>
          <w:lang w:val="en-US"/>
        </w:rPr>
        <w:t xml:space="preserve"> KU Lighthouse Innoexplorer guidance: lighthouse.ku.dk/en/researchers/funding/innovation-fund/. UCPH operates an internal panel pre-screening process with internal deadlines approximately two weeks before each IFD deadline. Contact: Hanne.Elmelund@adm.ku.dk.</w:t>
      </w:r>
    </w:p>
  </w:endnote>
  <w:endnote w:id="8">
    <w:p w14:paraId="150B9446" w14:textId="77777777" w:rsidR="001013D9" w:rsidRPr="00C47874" w:rsidRDefault="00CD0B6E">
      <w:pPr>
        <w:pStyle w:val="Sluttnotetekst"/>
        <w:rPr>
          <w:lang w:val="en-US"/>
        </w:rPr>
      </w:pPr>
      <w:r>
        <w:rPr>
          <w:rStyle w:val="Sluttnotereferanse"/>
        </w:rPr>
        <w:endnoteRef/>
      </w:r>
      <w:r w:rsidRPr="00C47874">
        <w:rPr>
          <w:lang w:val="en-US"/>
        </w:rPr>
        <w:t xml:space="preserve"> Innofounder programme page: innovationsfonden.dk/en/p/innofounder/innofounder-3. Monthly grant DKK 27,500 x 12 plus DKK 100,000 development grant = DKK 430,000 total per founder.</w:t>
      </w:r>
    </w:p>
  </w:endnote>
  <w:endnote w:id="9">
    <w:p w14:paraId="7843F2A8" w14:textId="77777777" w:rsidR="001013D9" w:rsidRPr="00C47874" w:rsidRDefault="00CD0B6E">
      <w:pPr>
        <w:pStyle w:val="Sluttnotetekst"/>
        <w:rPr>
          <w:lang w:val="en-US"/>
        </w:rPr>
      </w:pPr>
      <w:r>
        <w:rPr>
          <w:rStyle w:val="Sluttnotereferanse"/>
        </w:rPr>
        <w:endnoteRef/>
      </w:r>
      <w:r w:rsidRPr="00C47874">
        <w:rPr>
          <w:lang w:val="en-US"/>
        </w:rPr>
        <w:t xml:space="preserve"> Innobooster guidelines (August 2025): innovationsfonden.dk/sites/default/files/2025-08/Innobooster%20guidelines%20GBER%20ENG.pdf and de minimis version innovationsfonden.dk/sites/default/files/2025-10/Innobooster%20guidelines%20De%20minimis%20ENG.pdf. Applications below DKK 1M use de minimis rules; DKK 1M–5M use GBER.</w:t>
      </w:r>
    </w:p>
  </w:endnote>
  <w:endnote w:id="10">
    <w:p w14:paraId="61C0FDD5" w14:textId="77777777" w:rsidR="001013D9" w:rsidRPr="00C47874" w:rsidRDefault="00CD0B6E">
      <w:pPr>
        <w:pStyle w:val="Sluttnotetekst"/>
        <w:rPr>
          <w:lang w:val="en-US"/>
        </w:rPr>
      </w:pPr>
      <w:r>
        <w:rPr>
          <w:rStyle w:val="Sluttnotereferanse"/>
        </w:rPr>
        <w:endnoteRef/>
      </w:r>
      <w:r w:rsidRPr="00C47874">
        <w:rPr>
          <w:lang w:val="en-US"/>
        </w:rPr>
        <w:t xml:space="preserve"> Innobooster pools and themes 2026: innovationsfonden.dk/en/p/innobooster/innobooster-1st-pool-2026. 2026 budget split: green technology 29%, life science 33%, critical and digital technologies 29%, defence technology 9%.</w:t>
      </w:r>
    </w:p>
  </w:endnote>
  <w:endnote w:id="11">
    <w:p w14:paraId="43D6B64F" w14:textId="77777777" w:rsidR="001013D9" w:rsidRPr="00C47874" w:rsidRDefault="00CD0B6E">
      <w:pPr>
        <w:pStyle w:val="Sluttnotetekst"/>
        <w:rPr>
          <w:lang w:val="en-US"/>
        </w:rPr>
      </w:pPr>
      <w:r>
        <w:rPr>
          <w:rStyle w:val="Sluttnotereferanse"/>
        </w:rPr>
        <w:endnoteRef/>
      </w:r>
      <w:r w:rsidRPr="00C47874">
        <w:rPr>
          <w:lang w:val="en-US"/>
        </w:rPr>
        <w:t xml:space="preserve"> Grand Solutions: lighthouse.ku.dk/en/researchers/funding/innovation-fund/. Theme-based calls deadline in March; open call in June each year.</w:t>
      </w:r>
    </w:p>
  </w:endnote>
  <w:endnote w:id="12">
    <w:p w14:paraId="581292B6" w14:textId="77777777" w:rsidR="00196807" w:rsidRDefault="00F25419">
      <w:pPr>
        <w:pStyle w:val="Sluttnotetekst"/>
        <w:rPr>
          <w:lang w:val="en-US"/>
        </w:rPr>
      </w:pPr>
      <w:r>
        <w:rPr>
          <w:rStyle w:val="Sluttnotereferanse"/>
        </w:rPr>
        <w:endnoteRef/>
      </w:r>
      <w:ins w:id="30" w:author="JENE" w:date="2026-07-08T00:00:00Z">
        <w:r>
          <w:rPr>
            <w:lang w:val="en-US"/>
          </w:rPr>
          <w:t xml:space="preserve"> Innovation Fund Denmark, Industrial Researcher programme (Industrial PhD and Industrial Postdoc): innovationsfonden.dk/en/p/industrial-researcher. For the Industrial PhD the company grant is DKK 712,000 (DKK 612,000 salary contribution plus DKK 100,000 travel) and the university grant is DKK 360,000 including overhead; the Industrial Postdoc provides up to DKK 22,000 per month toward salary plus DKK 2,500 per month travel to the company and up to DKK 10,000 per month to the research institution. Figures per the 2026 calls.</w:t>
        </w:r>
      </w:ins>
    </w:p>
  </w:endnote>
  <w:endnote w:id="13">
    <w:p w14:paraId="1F1CDE0D" w14:textId="77777777" w:rsidR="001013D9" w:rsidRPr="00C47874" w:rsidRDefault="00CD0B6E">
      <w:pPr>
        <w:pStyle w:val="Sluttnotetekst"/>
        <w:rPr>
          <w:lang w:val="en-US"/>
        </w:rPr>
      </w:pPr>
      <w:r>
        <w:rPr>
          <w:rStyle w:val="Sluttnotereferanse"/>
        </w:rPr>
        <w:endnoteRef/>
      </w:r>
      <w:r w:rsidRPr="00C47874">
        <w:rPr>
          <w:lang w:val="en-US"/>
        </w:rPr>
        <w:t xml:space="preserve"> NNF Pioneer Innovator Grant: novonordiskfonden.dk/en/grant/pioneer-innovator-grant/. Combined annual budget for Pioneer and Distinguished grants: DKK 190M. Maximum per Pioneer grant: DKK 1.2M for 1 year.</w:t>
      </w:r>
    </w:p>
  </w:endnote>
  <w:endnote w:id="14">
    <w:p w14:paraId="317F5B09" w14:textId="77777777" w:rsidR="001013D9" w:rsidRPr="00C47874" w:rsidRDefault="00CD0B6E">
      <w:pPr>
        <w:pStyle w:val="Sluttnotetekst"/>
        <w:rPr>
          <w:lang w:val="en-US"/>
        </w:rPr>
      </w:pPr>
      <w:r>
        <w:rPr>
          <w:rStyle w:val="Sluttnotereferanse"/>
        </w:rPr>
        <w:endnoteRef/>
      </w:r>
      <w:r w:rsidRPr="00C47874">
        <w:rPr>
          <w:lang w:val="en-US"/>
        </w:rPr>
        <w:t xml:space="preserve"> NNF Distinguished Innovator Grant: novonordiskfonden.dk/en/grant/distinguished-innovator-grant/. Maximum DKK 7.6M for 3 years. Applicant must have a proven personal track record of innovation including experience establishing patents and spin-outs.</w:t>
      </w:r>
    </w:p>
  </w:endnote>
  <w:endnote w:id="15">
    <w:p w14:paraId="1B2DF221" w14:textId="64226541" w:rsidR="00632AAD" w:rsidRPr="00AD65F2" w:rsidRDefault="00802728">
      <w:pPr>
        <w:pStyle w:val="Sluttnotetekst"/>
        <w:rPr>
          <w:lang w:val="en-US"/>
        </w:rPr>
      </w:pPr>
      <w:r>
        <w:rPr>
          <w:rStyle w:val="Sluttnotereferanse"/>
        </w:rPr>
        <w:endnoteRef/>
      </w:r>
      <w:r w:rsidRPr="00AD65F2">
        <w:rPr>
          <w:lang w:val="en-US"/>
        </w:rPr>
        <w:t xml:space="preserve"> BioInnovation Institute (BII): bii.dk. BII is an independent commercial foundation established by the Novo Nordisk Foundation in 2017 and based in Innovation District Copenhagen. In January 2026 the Novo Nordisk Foundation granted DKK 5.5 billion (about EUR 736 million) to BII for the period 2026 to 2035.</w:t>
      </w:r>
    </w:p>
  </w:endnote>
  <w:endnote w:id="16">
    <w:p w14:paraId="7DD43897" w14:textId="3C0E1651" w:rsidR="001013D9" w:rsidRPr="00C47874" w:rsidRDefault="00CD0B6E">
      <w:pPr>
        <w:pStyle w:val="Sluttnotetekst"/>
        <w:rPr>
          <w:lang w:val="en-US"/>
        </w:rPr>
      </w:pPr>
      <w:r>
        <w:rPr>
          <w:rStyle w:val="Sluttnotereferanse"/>
        </w:rPr>
        <w:endnoteRef/>
      </w:r>
      <w:r w:rsidRPr="00C47874">
        <w:rPr>
          <w:lang w:val="en-US"/>
        </w:rPr>
        <w:t xml:space="preserve"> EIFO overview: eifo.dk. EIFO Matchloan matches private investment 1:1; startup revenue must be below DKK 3M. EIFO equity arm invests DKK 500K–20M per company.</w:t>
      </w:r>
    </w:p>
  </w:endnote>
  <w:endnote w:id="17">
    <w:p w14:paraId="6C776FC0" w14:textId="77777777" w:rsidR="00196807" w:rsidRDefault="00F25419">
      <w:pPr>
        <w:pStyle w:val="Sluttnotetekst"/>
        <w:rPr>
          <w:lang w:val="en-US"/>
        </w:rPr>
      </w:pPr>
      <w:r>
        <w:rPr>
          <w:rStyle w:val="Sluttnotereferanse"/>
        </w:rPr>
        <w:endnoteRef/>
      </w:r>
      <w:ins w:id="54" w:author="JENE" w:date="2026-07-08T00:00:00Z">
        <w:r>
          <w:rPr>
            <w:lang w:val="en-US"/>
          </w:rPr>
          <w:t xml:space="preserve"> Vissing Fonden: vissingfonden.dk. A private foundation supporting patient-near medical research (notably cancer and diabetes), sustainable-energy research and start-ups, and initiatives for children and young people in difficult circumstances; grant ceilings up to DKK 2 million (medical) and DKK 1 million (energy), with applications assessed three to four times per year.</w:t>
        </w:r>
      </w:ins>
    </w:p>
  </w:endnote>
  <w:endnote w:id="18">
    <w:p w14:paraId="518BEE44" w14:textId="77777777" w:rsidR="001013D9" w:rsidRPr="00C47874" w:rsidRDefault="00CD0B6E">
      <w:pPr>
        <w:pStyle w:val="Sluttnotetekst"/>
        <w:rPr>
          <w:lang w:val="en-US"/>
        </w:rPr>
      </w:pPr>
      <w:r>
        <w:rPr>
          <w:rStyle w:val="Sluttnotereferanse"/>
        </w:rPr>
        <w:endnoteRef/>
      </w:r>
      <w:r w:rsidRPr="00B25670">
        <w:rPr>
          <w:lang w:val="en-US"/>
        </w:rPr>
        <w:t xml:space="preserve"> EU grants for Denmark 2026: grantsfinder.eu/blog/eu-grants-denmark. </w:t>
      </w:r>
      <w:r w:rsidRPr="00C47874">
        <w:rPr>
          <w:lang w:val="en-US"/>
        </w:rPr>
        <w:t>Denmark secured over EUR 1 billion from Horizon Europe 2022–mid-2024; UCPH and Aarhus University feature in the EU top 10 university rankings.</w:t>
      </w:r>
    </w:p>
  </w:endnote>
  <w:endnote w:id="19">
    <w:p w14:paraId="004098D3" w14:textId="77777777" w:rsidR="001013D9" w:rsidRPr="00C47874" w:rsidRDefault="00CD0B6E">
      <w:pPr>
        <w:pStyle w:val="Sluttnotetekst"/>
        <w:rPr>
          <w:lang w:val="en-US"/>
        </w:rPr>
      </w:pPr>
      <w:r>
        <w:rPr>
          <w:rStyle w:val="Sluttnotereferanse"/>
        </w:rPr>
        <w:endnoteRef/>
      </w:r>
      <w:r w:rsidRPr="00C47874">
        <w:rPr>
          <w:lang w:val="en-US"/>
        </w:rPr>
        <w:t xml:space="preserve"> EIC Pathfinder 2026: eic.ec.europa.eu/eic-funding-opportunities/eic-pathfinder_en. Open call budget EUR 166M; Challenges budget EUR 96M. Grant ceiling raised from EUR 3M to EUR 4M in 2026. Success rate for Pathfinder Open fell to 2.1% in 2025 (44 projects from 2,087 proposals).</w:t>
      </w:r>
    </w:p>
  </w:endnote>
  <w:endnote w:id="20">
    <w:p w14:paraId="49337C44" w14:textId="77777777" w:rsidR="001013D9" w:rsidRPr="00C47874" w:rsidRDefault="00CD0B6E">
      <w:pPr>
        <w:pStyle w:val="Sluttnotetekst"/>
        <w:rPr>
          <w:lang w:val="en-US"/>
        </w:rPr>
      </w:pPr>
      <w:r>
        <w:rPr>
          <w:rStyle w:val="Sluttnotereferanse"/>
        </w:rPr>
        <w:endnoteRef/>
      </w:r>
      <w:r w:rsidRPr="00C47874">
        <w:rPr>
          <w:lang w:val="en-US"/>
        </w:rPr>
        <w:t xml:space="preserve"> EIC Transition 2026: catalyze-group.com/fund/eic-transition/. Single deadline 16 September 2026. From 2026 the predecessor project must have been active for at least 18 months before cut-off (up from 12 months in 2025). Budget EUR 100M.</w:t>
      </w:r>
    </w:p>
  </w:endnote>
  <w:endnote w:id="21">
    <w:p w14:paraId="57331D96" w14:textId="77777777" w:rsidR="001013D9" w:rsidRPr="00C47874" w:rsidRDefault="00CD0B6E">
      <w:pPr>
        <w:pStyle w:val="Sluttnotetekst"/>
        <w:rPr>
          <w:lang w:val="en-US"/>
        </w:rPr>
      </w:pPr>
      <w:r>
        <w:rPr>
          <w:rStyle w:val="Sluttnotereferanse"/>
        </w:rPr>
        <w:endnoteRef/>
      </w:r>
      <w:r w:rsidRPr="00C47874">
        <w:rPr>
          <w:lang w:val="en-US"/>
        </w:rPr>
        <w:t xml:space="preserve"> EIC Accelerator 2026: eic.ec.europa.eu/eic-2026-work-programme_en and alientt.com/key-changes-in-the-eic-work-programme-2026/. Grant-only support available once per company under Horizon Europe (max EUR 2.5M). Six batching dates in 2026. Total budget EUR 634M.</w:t>
      </w:r>
    </w:p>
  </w:endnote>
  <w:endnote w:id="22">
    <w:p w14:paraId="5F02E665" w14:textId="77777777" w:rsidR="001013D9" w:rsidRPr="00C47874" w:rsidRDefault="00CD0B6E">
      <w:pPr>
        <w:pStyle w:val="Sluttnotetekst"/>
        <w:rPr>
          <w:lang w:val="en-US"/>
        </w:rPr>
      </w:pPr>
      <w:r>
        <w:rPr>
          <w:rStyle w:val="Sluttnotereferanse"/>
        </w:rPr>
        <w:endnoteRef/>
      </w:r>
      <w:r w:rsidRPr="00C47874">
        <w:rPr>
          <w:lang w:val="en-US"/>
        </w:rPr>
        <w:t xml:space="preserve"> Eurostars 2026: grantsfinder.eu/blog/eic-accelerator-vs-pathfinder-vs-eurostars. Success rate approximately 25–30%, considerably higher than EIC Pathfinder or Accelerator. IFD funds Danish participants up to EUR 500K if multiple Danish partners. Next deadline: March 2026.</w:t>
      </w:r>
    </w:p>
  </w:endnote>
  <w:endnote w:id="23">
    <w:p w14:paraId="0D4DA7E8" w14:textId="037AFD97" w:rsidR="001013D9" w:rsidRPr="00C47874" w:rsidRDefault="00CD0B6E">
      <w:pPr>
        <w:pStyle w:val="Sluttnotetekst"/>
        <w:rPr>
          <w:lang w:val="en-US"/>
        </w:rPr>
      </w:pPr>
      <w:r>
        <w:rPr>
          <w:rStyle w:val="Sluttnotereferanse"/>
        </w:rPr>
        <w:endnoteRef/>
      </w:r>
      <w:r w:rsidRPr="00C47874">
        <w:rPr>
          <w:lang w:val="en-US"/>
        </w:rPr>
        <w:t xml:space="preserve"> EUDP: ens.dk (Danish Energy Agency). Available funding in 2025 was DKK 543M. Two calls per year.</w:t>
      </w:r>
    </w:p>
  </w:endnote>
  <w:endnote w:id="24">
    <w:p w14:paraId="772F2261" w14:textId="205F4D5E" w:rsidR="001013D9" w:rsidRPr="00C47874" w:rsidRDefault="00CD0B6E">
      <w:pPr>
        <w:pStyle w:val="Sluttnotetekst"/>
        <w:rPr>
          <w:lang w:val="en-US"/>
        </w:rPr>
      </w:pPr>
      <w:r>
        <w:rPr>
          <w:rStyle w:val="Sluttnotereferanse"/>
        </w:rPr>
        <w:endnoteRef/>
      </w:r>
      <w:r w:rsidRPr="00C47874">
        <w:rPr>
          <w:lang w:val="en-US"/>
        </w:rPr>
        <w:t xml:space="preserve"> MUDP: mst.dk (Danish Environmental Protection Agency). 2025 allocation: DKK 135M in total (DKK 8M for pre-projects and ETV, DKK 63.5M for development/testing, DKK 63.5M for large lighthouse projects).</w:t>
      </w:r>
    </w:p>
  </w:endnote>
  <w:endnote w:id="25">
    <w:p w14:paraId="6646DECB" w14:textId="77777777" w:rsidR="001013D9" w:rsidRPr="00C47874" w:rsidRDefault="00CD0B6E">
      <w:pPr>
        <w:pStyle w:val="Sluttnotetekst"/>
        <w:rPr>
          <w:lang w:val="en-US"/>
        </w:rPr>
      </w:pPr>
      <w:r>
        <w:rPr>
          <w:rStyle w:val="Sluttnotereferanse"/>
        </w:rPr>
        <w:endnoteRef/>
      </w:r>
      <w:r w:rsidRPr="00C47874">
        <w:rPr>
          <w:lang w:val="en-US"/>
        </w:rPr>
        <w:t xml:space="preserve"> Spin-outs Denmark new phase (April 2025): villumfonden.dk/en/nyhed/spin-outs-denmark-enters-new-phase-dkk-115-million-funding and innovationsfonden.dk/en/news/spin-outs-denmark-enters-new-five-year. The programme received the ASTP European Impact of the Year Award in 2025. Phase 2 budget: up to DKK 115M (DKK 42M Villum Foundation, up to DKK 46M IFD via Innoexplorer, ~DKK 25M from the eight universities). Approximately 82 grants will be awarded in Phase 2.</w:t>
      </w:r>
    </w:p>
  </w:endnote>
  <w:endnote w:id="26">
    <w:p w14:paraId="2AABC83F" w14:textId="77777777" w:rsidR="00632AAD" w:rsidRPr="00AD65F2" w:rsidRDefault="00802728">
      <w:pPr>
        <w:pStyle w:val="Sluttnotetekst"/>
        <w:rPr>
          <w:lang w:val="en-US"/>
        </w:rPr>
      </w:pPr>
      <w:r>
        <w:rPr>
          <w:rStyle w:val="Sluttnotereferanse"/>
        </w:rPr>
        <w:endnoteRef/>
      </w:r>
      <w:r w:rsidRPr="00AD65F2">
        <w:rPr>
          <w:lang w:val="en-US"/>
        </w:rPr>
        <w:t xml:space="preserve"> KU Lighthouse ecosystem overview: lighthouse.ku.dk/en. The Lighthouse team explicitly connects researchers to Accelerace, BII, SPARK, and CSE as part of its support offering.</w:t>
      </w:r>
    </w:p>
  </w:endnote>
  <w:endnote w:id="27">
    <w:p w14:paraId="4CAE9C47" w14:textId="2B2AFA37" w:rsidR="00632AAD" w:rsidRPr="00AD65F2" w:rsidRDefault="00802728">
      <w:pPr>
        <w:pStyle w:val="Sluttnotetekst"/>
        <w:rPr>
          <w:lang w:val="en-US"/>
        </w:rPr>
      </w:pPr>
      <w:r>
        <w:rPr>
          <w:rStyle w:val="Sluttnotereferanse"/>
        </w:rPr>
        <w:endnoteRef/>
      </w:r>
      <w:r w:rsidRPr="00AD65F2">
        <w:rPr>
          <w:lang w:val="en-US"/>
        </w:rPr>
        <w:t xml:space="preserve"> SPARK Denmark: sparkdenmark.ku.dk. Annual intake, typically announced in the autumn. The programme draws on a pool of 80+ industry and clinical mentors and has been running since 2022.</w:t>
      </w:r>
    </w:p>
  </w:endnote>
  <w:endnote w:id="28">
    <w:p w14:paraId="5B93339F" w14:textId="77777777" w:rsidR="00196807" w:rsidRDefault="00F25419">
      <w:pPr>
        <w:pStyle w:val="Sluttnotetekst"/>
        <w:rPr>
          <w:lang w:val="en-US"/>
        </w:rPr>
      </w:pPr>
      <w:r>
        <w:rPr>
          <w:rStyle w:val="Sluttnotereferanse"/>
        </w:rPr>
        <w:endnoteRef/>
      </w:r>
      <w:ins w:id="95" w:author="JENE" w:date="2026-07-08T00:00:00Z">
        <w:r>
          <w:rPr>
            <w:lang w:val="en-US"/>
          </w:rPr>
          <w:t xml:space="preserve"> Lighthouse Launch: lighthouse.ku.dk/en/students/lighthouselaunch. A structured validation programme of roughly 14 weeks (about 55 hours of in-person sessions) run by KU Lighthouse, admitting approximately 10 to 12 teams per cohort with spring and autumn intakes.</w:t>
        </w:r>
      </w:ins>
    </w:p>
  </w:endnote>
  <w:endnote w:id="29">
    <w:p w14:paraId="61AE23C9" w14:textId="3756B410" w:rsidR="00632AAD" w:rsidRPr="00AD65F2" w:rsidRDefault="00802728">
      <w:pPr>
        <w:pStyle w:val="Sluttnotetekst"/>
        <w:rPr>
          <w:lang w:val="en-US"/>
        </w:rPr>
      </w:pPr>
      <w:r>
        <w:rPr>
          <w:rStyle w:val="Sluttnotereferanse"/>
        </w:rPr>
        <w:endnoteRef/>
      </w:r>
      <w:r w:rsidRPr="00AD65F2">
        <w:rPr>
          <w:lang w:val="en-US"/>
        </w:rPr>
        <w:t xml:space="preserve"> Open Entrepreneur: startupdenmark.info. It can be combined with Innofounder and Innobooster simultaneously.</w:t>
      </w:r>
    </w:p>
  </w:endnote>
  <w:endnote w:id="30">
    <w:p w14:paraId="709FC79C" w14:textId="77777777" w:rsidR="00632AAD" w:rsidRPr="00AD65F2" w:rsidRDefault="00802728">
      <w:pPr>
        <w:pStyle w:val="Sluttnotetekst"/>
        <w:rPr>
          <w:lang w:val="en-US"/>
        </w:rPr>
      </w:pPr>
      <w:r>
        <w:rPr>
          <w:rStyle w:val="Sluttnotereferanse"/>
        </w:rPr>
        <w:endnoteRef/>
      </w:r>
      <w:r w:rsidRPr="00AD65F2">
        <w:rPr>
          <w:lang w:val="en-US"/>
        </w:rPr>
        <w:t xml:space="preserve"> Accelerace: accelerace.dk. Historically provides DKK 100,000 per team as an equity-free stipend alongside the six-month programme. Has supported over 750 startups since 2008.</w:t>
      </w:r>
    </w:p>
  </w:endnote>
  <w:endnote w:id="31">
    <w:p w14:paraId="3CB99399" w14:textId="77777777" w:rsidR="00632AAD" w:rsidRPr="00AD65F2" w:rsidRDefault="00802728">
      <w:pPr>
        <w:pStyle w:val="Sluttnotetekst"/>
        <w:rPr>
          <w:lang w:val="en-US"/>
        </w:rPr>
      </w:pPr>
      <w:r>
        <w:rPr>
          <w:rStyle w:val="Sluttnotereferanse"/>
        </w:rPr>
        <w:endnoteRef/>
      </w:r>
      <w:r w:rsidRPr="00AD65F2">
        <w:rPr>
          <w:lang w:val="en-US"/>
        </w:rPr>
        <w:t xml:space="preserve"> CSE: cse.ku.dk. Venture Cup Denmark: venturecup.dk. Venture Cup runs regional heats followed by a national final; prize categories cover business idea, product, and social innovation tracks.</w:t>
      </w:r>
    </w:p>
  </w:endnote>
  <w:endnote w:id="32">
    <w:p w14:paraId="36602C06" w14:textId="77777777" w:rsidR="00632AAD" w:rsidRPr="00AD65F2" w:rsidRDefault="00802728">
      <w:pPr>
        <w:pStyle w:val="Sluttnotetekst"/>
        <w:rPr>
          <w:lang w:val="en-US"/>
        </w:rPr>
      </w:pPr>
      <w:r>
        <w:rPr>
          <w:rStyle w:val="Sluttnotereferanse"/>
        </w:rPr>
        <w:endnoteRef/>
      </w:r>
      <w:r w:rsidRPr="00AD65F2">
        <w:rPr>
          <w:lang w:val="en-US"/>
        </w:rPr>
        <w:t xml:space="preserve"> Symbion: symbion.dk. Copenhagen Science City: cphsciencecity.dk. Symbion's BioHub offers wet lab space at subsidised rates for life science startups at various stages.</w:t>
      </w:r>
    </w:p>
  </w:endnote>
  <w:endnote w:id="33">
    <w:p w14:paraId="39303CFE" w14:textId="77777777" w:rsidR="00196807" w:rsidRDefault="00F25419">
      <w:pPr>
        <w:pStyle w:val="Sluttnotetekst"/>
        <w:rPr>
          <w:lang w:val="en-US"/>
        </w:rPr>
      </w:pPr>
      <w:r>
        <w:rPr>
          <w:rStyle w:val="Sluttnotereferanse"/>
        </w:rPr>
        <w:endnoteRef/>
      </w:r>
      <w:ins w:id="133" w:author="JENE" w:date="2026-07-08T00:00:00Z">
        <w:r>
          <w:rPr>
            <w:lang w:val="en-US"/>
          </w:rPr>
          <w:t xml:space="preserve"> Copenhagen Science City: copenhagensciencecity.dk. An urban science-district development initiative around UCPH North Campus, the hospitals, and surrounding knowledge institutions, rather than a funding or incubation programme.</w:t>
        </w:r>
      </w:ins>
    </w:p>
  </w:endnote>
  <w:endnote w:id="34">
    <w:p w14:paraId="2285BB0C" w14:textId="77777777" w:rsidR="00632AAD" w:rsidRPr="00AD65F2" w:rsidRDefault="00802728">
      <w:pPr>
        <w:pStyle w:val="Sluttnotetekst"/>
        <w:rPr>
          <w:lang w:val="en-US"/>
        </w:rPr>
      </w:pPr>
      <w:r>
        <w:rPr>
          <w:rStyle w:val="Sluttnotereferanse"/>
        </w:rPr>
        <w:endnoteRef/>
      </w:r>
      <w:r w:rsidRPr="00AD65F2">
        <w:rPr>
          <w:lang w:val="en-US"/>
        </w:rPr>
        <w:t xml:space="preserve"> GEP: startupdenmark.info/gep. Operated in partnership with the Danish Export and Investment Fund (EIFO) and the Trade Council of Denmark. Programme tracks exist for the US (Boston, Silicon Valley, New York) and Asia (Singapore, Seoul, Shanghai).</w:t>
      </w:r>
    </w:p>
  </w:endnote>
  <w:endnote w:id="35">
    <w:p w14:paraId="7F657F2A" w14:textId="77777777" w:rsidR="00632AAD" w:rsidRPr="00AD65F2" w:rsidRDefault="00802728">
      <w:pPr>
        <w:pStyle w:val="Sluttnotetekst"/>
        <w:rPr>
          <w:lang w:val="en-US"/>
        </w:rPr>
      </w:pPr>
      <w:r>
        <w:rPr>
          <w:rStyle w:val="Sluttnotereferanse"/>
        </w:rPr>
        <w:endnoteRef/>
      </w:r>
      <w:r w:rsidRPr="00AD65F2">
        <w:rPr>
          <w:lang w:val="en-US"/>
        </w:rPr>
        <w:t xml:space="preserve"> The Gate: sdu.dk/the-gate. Part of the national infrastructure for researcher entrepreneurship, alongside Spin-outs Denmark and the Open Entrepreneur scheme.</w:t>
      </w:r>
    </w:p>
  </w:endnote>
  <w:endnote w:id="36">
    <w:p w14:paraId="0AA0BB23" w14:textId="77777777" w:rsidR="00196807" w:rsidRDefault="00F25419">
      <w:pPr>
        <w:pStyle w:val="Sluttnotetekst"/>
        <w:rPr>
          <w:lang w:val="en-US"/>
        </w:rPr>
      </w:pPr>
      <w:r>
        <w:rPr>
          <w:rStyle w:val="Sluttnotereferanse"/>
        </w:rPr>
        <w:endnoteRef/>
      </w:r>
      <w:ins w:id="147" w:author="JENE" w:date="2026-07-08T00:00:00Z">
        <w:r>
          <w:rPr>
            <w:lang w:val="en-US"/>
          </w:rPr>
          <w:t xml:space="preserve"> Fonden for Entreprenørskab, Mikrolegat: mikrolegat.ffefonden.dk. Micro-grants of up to DKK 50,000 (up to DKK 25,000 without a CVR number) for full-time students and PhD students at Danish higher-education institutions, subject to a 25% co-financing requirement and a company turnover below DKK 50,000 at the time of application.</w:t>
        </w:r>
      </w:ins>
    </w:p>
  </w:endnote>
  <w:endnote w:id="37">
    <w:p w14:paraId="5337DF8B" w14:textId="77777777" w:rsidR="00196807" w:rsidRDefault="00F25419">
      <w:pPr>
        <w:pStyle w:val="Sluttnotetekst"/>
        <w:rPr>
          <w:lang w:val="en-US"/>
        </w:rPr>
      </w:pPr>
      <w:r>
        <w:rPr>
          <w:rStyle w:val="Sluttnotereferanse"/>
        </w:rPr>
        <w:endnoteRef/>
      </w:r>
      <w:ins w:id="159" w:author="JENE" w:date="2026-07-08T00:00:00Z">
        <w:r>
          <w:rPr>
            <w:lang w:val="en-US"/>
          </w:rPr>
          <w:t xml:space="preserve"> Otto Mønsteds Fond, Den Lyse Idé: omfonden.dk. An annual award of DKK 500,000 in total, given as two DKK 250,000 prizes (early-stage and late-stage), open to students, PhD students, postdocs, and research teams at Danish universities.</w:t>
        </w:r>
      </w:ins>
    </w:p>
  </w:endnote>
  <w:endnote w:id="38">
    <w:p w14:paraId="0BA10090" w14:textId="77777777" w:rsidR="00525159" w:rsidRDefault="00525159">
      <w:pPr>
        <w:pStyle w:val="Sluttnotetekst"/>
        <w:rPr>
          <w:lang w:val="en-US"/>
        </w:rPr>
      </w:pPr>
      <w:r>
        <w:rPr>
          <w:rStyle w:val="Sluttnotereferanse"/>
        </w:rPr>
        <w:endnoteRef/>
      </w:r>
      <w:r w:rsidRPr="00AD65F2">
        <w:rPr>
          <w:lang w:val="en-US"/>
        </w:rPr>
        <w:t xml:space="preserve"> Open Discovery Innovation Network (ODIN): projects.au.dk/open-odin and novonordiskfonden.dk. Anchored at Aarhus University since 2020 and extended in 2024 to five Danish universities, including the University of Copenhagen. Funded by the Novo Nordisk Foundation with DKK 180 million for 2024 to 2028, following a DKK 54.5 million pilot, plus DKK 14 million from the Lundbeck Foundation. Contact: odin@au.dk.</w:t>
      </w:r>
    </w:p>
  </w:endnote>
  <w:endnote w:id="39">
    <w:p w14:paraId="2187A952" w14:textId="77777777" w:rsidR="00196807" w:rsidRDefault="00F25419">
      <w:pPr>
        <w:pStyle w:val="Sluttnotetekst"/>
        <w:rPr>
          <w:lang w:val="en-US"/>
        </w:rPr>
      </w:pPr>
      <w:r>
        <w:rPr>
          <w:rStyle w:val="Sluttnotereferanse"/>
        </w:rPr>
        <w:endnoteRef/>
      </w:r>
      <w:ins w:id="185" w:author="JENE" w:date="2026-07-08T00:00:00Z">
        <w:r>
          <w:rPr>
            <w:lang w:val="en-US"/>
          </w:rPr>
          <w:t xml:space="preserve"> IBIS (Initiative for Biofertilizer Innovation and Science): ibis.dtu.dk. Hosted at DTU Bioengineering and funded by the Novo Nordisk Foundation and the Gates Foundation; its Open Innovation in Science programme distributes DKK 55 million (approximately USD 8.5 million) through challenge-based calls for pre-competitive, open projects. Funding cannot be allocated to companies.</w:t>
        </w:r>
      </w:ins>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73B7B" w14:textId="178DF574" w:rsidR="008B0D19" w:rsidRPr="008F153E" w:rsidRDefault="00C47874" w:rsidP="00F97FCE">
    <w:pPr>
      <w:pBdr>
        <w:top w:val="single" w:sz="4" w:space="4" w:color="053714"/>
      </w:pBdr>
      <w:tabs>
        <w:tab w:val="right" w:pos="11340"/>
      </w:tabs>
      <w:rPr>
        <w:lang w:val="en-US"/>
      </w:rPr>
    </w:pPr>
    <w:r w:rsidRPr="00C47874">
      <w:rPr>
        <w:i/>
        <w:iCs/>
        <w:color w:val="1A6130"/>
        <w:sz w:val="16"/>
        <w:szCs w:val="16"/>
        <w:lang w:val="en-US"/>
      </w:rPr>
      <w:t>Funding and Innovation Support for University of Copenhagen Spin-outs</w:t>
    </w:r>
    <w:r w:rsidR="006700AF" w:rsidRPr="008F153E">
      <w:rPr>
        <w:color w:val="053714"/>
        <w:sz w:val="16"/>
        <w:szCs w:val="16"/>
        <w:lang w:val="en-US"/>
      </w:rPr>
      <w:tab/>
      <w:t xml:space="preserve">Page </w:t>
    </w:r>
    <w:r w:rsidR="006700AF">
      <w:rPr>
        <w:color w:val="053714"/>
        <w:sz w:val="16"/>
        <w:szCs w:val="16"/>
      </w:rPr>
      <w:fldChar w:fldCharType="begin"/>
    </w:r>
    <w:r w:rsidR="006700AF" w:rsidRPr="008F153E">
      <w:rPr>
        <w:color w:val="053714"/>
        <w:sz w:val="16"/>
        <w:szCs w:val="16"/>
        <w:lang w:val="en-US"/>
      </w:rPr>
      <w:instrText>PAGE</w:instrText>
    </w:r>
    <w:r w:rsidR="006700AF">
      <w:rPr>
        <w:color w:val="053714"/>
        <w:sz w:val="16"/>
        <w:szCs w:val="16"/>
      </w:rPr>
      <w:fldChar w:fldCharType="separate"/>
    </w:r>
    <w:r w:rsidR="008F153E" w:rsidRPr="008F153E">
      <w:rPr>
        <w:noProof/>
        <w:color w:val="053714"/>
        <w:sz w:val="16"/>
        <w:szCs w:val="16"/>
        <w:lang w:val="en-US"/>
      </w:rPr>
      <w:t>1</w:t>
    </w:r>
    <w:r w:rsidR="006700AF">
      <w:rPr>
        <w:color w:val="053714"/>
        <w:sz w:val="16"/>
        <w:szCs w:val="16"/>
      </w:rPr>
      <w:fldChar w:fldCharType="end"/>
    </w:r>
    <w:r w:rsidR="006700AF" w:rsidRPr="008F153E">
      <w:rPr>
        <w:color w:val="053714"/>
        <w:sz w:val="16"/>
        <w:szCs w:val="16"/>
        <w:lang w:val="en-US"/>
      </w:rPr>
      <w:t xml:space="preserve"> of </w:t>
    </w:r>
    <w:r w:rsidR="006700AF">
      <w:rPr>
        <w:color w:val="053714"/>
        <w:sz w:val="16"/>
        <w:szCs w:val="16"/>
      </w:rPr>
      <w:fldChar w:fldCharType="begin"/>
    </w:r>
    <w:r w:rsidR="006700AF" w:rsidRPr="008F153E">
      <w:rPr>
        <w:color w:val="053714"/>
        <w:sz w:val="16"/>
        <w:szCs w:val="16"/>
        <w:lang w:val="en-US"/>
      </w:rPr>
      <w:instrText>NUMPAGES</w:instrText>
    </w:r>
    <w:r w:rsidR="006700AF">
      <w:rPr>
        <w:color w:val="053714"/>
        <w:sz w:val="16"/>
        <w:szCs w:val="16"/>
      </w:rPr>
      <w:fldChar w:fldCharType="separate"/>
    </w:r>
    <w:r w:rsidR="008F153E" w:rsidRPr="008F153E">
      <w:rPr>
        <w:noProof/>
        <w:color w:val="053714"/>
        <w:sz w:val="16"/>
        <w:szCs w:val="16"/>
        <w:lang w:val="en-US"/>
      </w:rPr>
      <w:t>2</w:t>
    </w:r>
    <w:r w:rsidR="006700AF">
      <w:rPr>
        <w:color w:val="053714"/>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001531" w14:textId="77777777" w:rsidR="00EB70ED" w:rsidRDefault="00EB70ED">
      <w:r>
        <w:separator/>
      </w:r>
    </w:p>
  </w:footnote>
  <w:footnote w:type="continuationSeparator" w:id="0">
    <w:p w14:paraId="2592F178" w14:textId="77777777" w:rsidR="00EB70ED" w:rsidRDefault="00EB70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AF0A3" w14:textId="77777777" w:rsidR="008B0D19" w:rsidRPr="00B129F8" w:rsidRDefault="000E03B9" w:rsidP="00F97FCE">
    <w:pPr>
      <w:pBdr>
        <w:bottom w:val="single" w:sz="4" w:space="4" w:color="053714"/>
      </w:pBdr>
      <w:tabs>
        <w:tab w:val="right" w:pos="11340"/>
      </w:tabs>
      <w:rPr>
        <w:i/>
        <w:iCs/>
        <w:color w:val="1A6130"/>
        <w:sz w:val="16"/>
        <w:szCs w:val="16"/>
        <w:lang w:val="en-US"/>
      </w:rPr>
    </w:pPr>
    <w:r>
      <w:rPr>
        <w:b/>
        <w:bCs/>
        <w:color w:val="053714"/>
        <w:sz w:val="18"/>
        <w:szCs w:val="18"/>
        <w:lang w:val="en-US"/>
      </w:rPr>
      <w:t xml:space="preserve"> </w:t>
    </w:r>
    <w:r w:rsidR="00944206">
      <w:rPr>
        <w:i/>
        <w:iCs/>
        <w:color w:val="1A6130"/>
        <w:sz w:val="16"/>
        <w:szCs w:val="16"/>
        <w:lang w:val="en-US"/>
      </w:rPr>
      <w:t xml:space="preserve">  </w:t>
    </w:r>
    <w:r w:rsidR="00083B73">
      <w:rPr>
        <w:i/>
        <w:iCs/>
        <w:color w:val="1A6130"/>
        <w:sz w:val="16"/>
        <w:szCs w:val="16"/>
        <w:lang w:val="en-US"/>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24681"/>
    <w:multiLevelType w:val="multilevel"/>
    <w:tmpl w:val="3E5817BE"/>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rPr>
        <w:rFonts w:hint="default"/>
      </w:rPr>
    </w:lvl>
    <w:lvl w:ilvl="3">
      <w:start w:val="1"/>
      <w:numFmt w:val="decimal"/>
      <w:lvlText w:val="%1.%2.%3.%4."/>
      <w:lvlJc w:val="left"/>
      <w:pPr>
        <w:ind w:left="1728" w:hanging="648"/>
      </w:p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B392B8B"/>
    <w:multiLevelType w:val="hybridMultilevel"/>
    <w:tmpl w:val="63F06254"/>
    <w:lvl w:ilvl="0" w:tplc="CF32513E">
      <w:start w:val="1"/>
      <w:numFmt w:val="bullet"/>
      <w:lvlText w:val="●"/>
      <w:lvlJc w:val="left"/>
      <w:pPr>
        <w:ind w:left="720" w:hanging="360"/>
      </w:pPr>
    </w:lvl>
    <w:lvl w:ilvl="1" w:tplc="35020762">
      <w:start w:val="1"/>
      <w:numFmt w:val="bullet"/>
      <w:lvlText w:val="○"/>
      <w:lvlJc w:val="left"/>
      <w:pPr>
        <w:ind w:left="1440" w:hanging="360"/>
      </w:pPr>
    </w:lvl>
    <w:lvl w:ilvl="2" w:tplc="87A2E15C">
      <w:start w:val="1"/>
      <w:numFmt w:val="bullet"/>
      <w:lvlText w:val="■"/>
      <w:lvlJc w:val="left"/>
      <w:pPr>
        <w:ind w:left="2160" w:hanging="360"/>
      </w:pPr>
    </w:lvl>
    <w:lvl w:ilvl="3" w:tplc="17127FE6">
      <w:start w:val="1"/>
      <w:numFmt w:val="bullet"/>
      <w:lvlText w:val="●"/>
      <w:lvlJc w:val="left"/>
      <w:pPr>
        <w:ind w:left="2880" w:hanging="360"/>
      </w:pPr>
    </w:lvl>
    <w:lvl w:ilvl="4" w:tplc="24D21822">
      <w:start w:val="1"/>
      <w:numFmt w:val="bullet"/>
      <w:lvlText w:val="○"/>
      <w:lvlJc w:val="left"/>
      <w:pPr>
        <w:ind w:left="3600" w:hanging="360"/>
      </w:pPr>
    </w:lvl>
    <w:lvl w:ilvl="5" w:tplc="12D83478">
      <w:start w:val="1"/>
      <w:numFmt w:val="bullet"/>
      <w:lvlText w:val="■"/>
      <w:lvlJc w:val="left"/>
      <w:pPr>
        <w:ind w:left="4320" w:hanging="360"/>
      </w:pPr>
    </w:lvl>
    <w:lvl w:ilvl="6" w:tplc="6784CD58">
      <w:start w:val="1"/>
      <w:numFmt w:val="bullet"/>
      <w:lvlText w:val="●"/>
      <w:lvlJc w:val="left"/>
      <w:pPr>
        <w:ind w:left="5040" w:hanging="360"/>
      </w:pPr>
    </w:lvl>
    <w:lvl w:ilvl="7" w:tplc="35FA0564">
      <w:start w:val="1"/>
      <w:numFmt w:val="bullet"/>
      <w:lvlText w:val="●"/>
      <w:lvlJc w:val="left"/>
      <w:pPr>
        <w:ind w:left="5760" w:hanging="360"/>
      </w:pPr>
    </w:lvl>
    <w:lvl w:ilvl="8" w:tplc="4F389B88">
      <w:start w:val="1"/>
      <w:numFmt w:val="bullet"/>
      <w:lvlText w:val="●"/>
      <w:lvlJc w:val="left"/>
      <w:pPr>
        <w:ind w:left="6480" w:hanging="360"/>
      </w:pPr>
    </w:lvl>
  </w:abstractNum>
  <w:abstractNum w:abstractNumId="2" w15:restartNumberingAfterBreak="0">
    <w:nsid w:val="14775348"/>
    <w:multiLevelType w:val="multilevel"/>
    <w:tmpl w:val="D9CCFDB4"/>
    <w:lvl w:ilvl="0">
      <w:start w:val="1"/>
      <w:numFmt w:val="decimal"/>
      <w:pStyle w:val="Overskrift1"/>
      <w:lvlText w:val="%1."/>
      <w:lvlJc w:val="left"/>
      <w:pPr>
        <w:ind w:left="567" w:hanging="567"/>
      </w:pPr>
      <w:rPr>
        <w:rFonts w:hint="default"/>
      </w:rPr>
    </w:lvl>
    <w:lvl w:ilvl="1">
      <w:start w:val="1"/>
      <w:numFmt w:val="decimal"/>
      <w:pStyle w:val="Overskrift2"/>
      <w:lvlText w:val="%1.%2."/>
      <w:lvlJc w:val="left"/>
      <w:pPr>
        <w:ind w:left="794" w:hanging="794"/>
      </w:pPr>
      <w:rPr>
        <w:rFonts w:hint="default"/>
      </w:rPr>
    </w:lvl>
    <w:lvl w:ilvl="2">
      <w:start w:val="1"/>
      <w:numFmt w:val="decimal"/>
      <w:pStyle w:val="Overskrift3"/>
      <w:lvlText w:val="%1.%2.%3."/>
      <w:lvlJc w:val="left"/>
      <w:pPr>
        <w:ind w:left="1021" w:hanging="1021"/>
      </w:pPr>
      <w:rPr>
        <w:rFonts w:hint="default"/>
      </w:rPr>
    </w:lvl>
    <w:lvl w:ilvl="3">
      <w:start w:val="1"/>
      <w:numFmt w:val="decimal"/>
      <w:pStyle w:val="Overskrift4"/>
      <w:lvlText w:val="%1.%2.%3.%4."/>
      <w:lvlJc w:val="left"/>
      <w:pPr>
        <w:ind w:left="1134" w:hanging="113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1A2C3CBC"/>
    <w:multiLevelType w:val="hybridMultilevel"/>
    <w:tmpl w:val="BB9CF54C"/>
    <w:lvl w:ilvl="0" w:tplc="4EA0E424">
      <w:start w:val="1"/>
      <w:numFmt w:val="lowerRoman"/>
      <w:lvlText w:val="(%1)"/>
      <w:lvlJc w:val="left"/>
      <w:pPr>
        <w:ind w:left="1080" w:hanging="72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4" w15:restartNumberingAfterBreak="0">
    <w:nsid w:val="21F90D3A"/>
    <w:multiLevelType w:val="hybridMultilevel"/>
    <w:tmpl w:val="2B547FC2"/>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5" w15:restartNumberingAfterBreak="0">
    <w:nsid w:val="29C51EB4"/>
    <w:multiLevelType w:val="multilevel"/>
    <w:tmpl w:val="4DECE51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31C21A19"/>
    <w:multiLevelType w:val="multilevel"/>
    <w:tmpl w:val="040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34A1393F"/>
    <w:multiLevelType w:val="hybridMultilevel"/>
    <w:tmpl w:val="CB8A1A90"/>
    <w:lvl w:ilvl="0" w:tplc="8A8EF62E">
      <w:start w:val="1"/>
      <w:numFmt w:val="bullet"/>
      <w:lvlText w:val="•"/>
      <w:lvlJc w:val="left"/>
      <w:pPr>
        <w:ind w:left="720" w:hanging="360"/>
      </w:pPr>
    </w:lvl>
    <w:lvl w:ilvl="1" w:tplc="ECCCEE6C">
      <w:numFmt w:val="decimal"/>
      <w:lvlText w:val=""/>
      <w:lvlJc w:val="left"/>
    </w:lvl>
    <w:lvl w:ilvl="2" w:tplc="2F8675CA">
      <w:numFmt w:val="decimal"/>
      <w:lvlText w:val=""/>
      <w:lvlJc w:val="left"/>
    </w:lvl>
    <w:lvl w:ilvl="3" w:tplc="35D47C7E">
      <w:numFmt w:val="decimal"/>
      <w:lvlText w:val=""/>
      <w:lvlJc w:val="left"/>
    </w:lvl>
    <w:lvl w:ilvl="4" w:tplc="95B83E5E">
      <w:numFmt w:val="decimal"/>
      <w:lvlText w:val=""/>
      <w:lvlJc w:val="left"/>
    </w:lvl>
    <w:lvl w:ilvl="5" w:tplc="EFC64270">
      <w:numFmt w:val="decimal"/>
      <w:lvlText w:val=""/>
      <w:lvlJc w:val="left"/>
    </w:lvl>
    <w:lvl w:ilvl="6" w:tplc="20B8B1CA">
      <w:numFmt w:val="decimal"/>
      <w:lvlText w:val=""/>
      <w:lvlJc w:val="left"/>
    </w:lvl>
    <w:lvl w:ilvl="7" w:tplc="47FE3310">
      <w:numFmt w:val="decimal"/>
      <w:lvlText w:val=""/>
      <w:lvlJc w:val="left"/>
    </w:lvl>
    <w:lvl w:ilvl="8" w:tplc="66D6B348">
      <w:numFmt w:val="decimal"/>
      <w:lvlText w:val=""/>
      <w:lvlJc w:val="left"/>
    </w:lvl>
  </w:abstractNum>
  <w:abstractNum w:abstractNumId="8" w15:restartNumberingAfterBreak="0">
    <w:nsid w:val="42410A3B"/>
    <w:multiLevelType w:val="multilevel"/>
    <w:tmpl w:val="CE4A7B4E"/>
    <w:lvl w:ilvl="0">
      <w:start w:val="1"/>
      <w:numFmt w:val="decimal"/>
      <w:lvlText w:val="%1."/>
      <w:lvlJc w:val="left"/>
      <w:pPr>
        <w:ind w:left="357" w:hanging="357"/>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37" w:hanging="737"/>
      </w:pPr>
      <w:rPr>
        <w:rFonts w:hint="default"/>
      </w:rPr>
    </w:lvl>
    <w:lvl w:ilvl="3">
      <w:start w:val="1"/>
      <w:numFmt w:val="decimal"/>
      <w:lvlText w:val="%1.%2.%3.%4."/>
      <w:lvlJc w:val="left"/>
      <w:pPr>
        <w:ind w:left="1428" w:hanging="357"/>
      </w:pPr>
      <w:rPr>
        <w:rFonts w:hint="default"/>
      </w:rPr>
    </w:lvl>
    <w:lvl w:ilvl="4">
      <w:start w:val="1"/>
      <w:numFmt w:val="decimal"/>
      <w:lvlText w:val="%1.%2.%3.%4.%5."/>
      <w:lvlJc w:val="left"/>
      <w:pPr>
        <w:ind w:left="1785" w:hanging="357"/>
      </w:pPr>
      <w:rPr>
        <w:rFonts w:hint="default"/>
      </w:rPr>
    </w:lvl>
    <w:lvl w:ilvl="5">
      <w:start w:val="1"/>
      <w:numFmt w:val="decimal"/>
      <w:lvlText w:val="%1.%2.%3.%4.%5.%6."/>
      <w:lvlJc w:val="left"/>
      <w:pPr>
        <w:ind w:left="2142" w:hanging="357"/>
      </w:pPr>
      <w:rPr>
        <w:rFonts w:hint="default"/>
      </w:rPr>
    </w:lvl>
    <w:lvl w:ilvl="6">
      <w:start w:val="1"/>
      <w:numFmt w:val="decimal"/>
      <w:lvlText w:val="%1.%2.%3.%4.%5.%6.%7."/>
      <w:lvlJc w:val="left"/>
      <w:pPr>
        <w:ind w:left="2499" w:hanging="357"/>
      </w:pPr>
      <w:rPr>
        <w:rFonts w:hint="default"/>
      </w:rPr>
    </w:lvl>
    <w:lvl w:ilvl="7">
      <w:start w:val="1"/>
      <w:numFmt w:val="decimal"/>
      <w:lvlText w:val="%1.%2.%3.%4.%5.%6.%7.%8."/>
      <w:lvlJc w:val="left"/>
      <w:pPr>
        <w:ind w:left="2856" w:hanging="357"/>
      </w:pPr>
      <w:rPr>
        <w:rFonts w:hint="default"/>
      </w:rPr>
    </w:lvl>
    <w:lvl w:ilvl="8">
      <w:start w:val="1"/>
      <w:numFmt w:val="decimal"/>
      <w:lvlText w:val="%1.%2.%3.%4.%5.%6.%7.%8.%9."/>
      <w:lvlJc w:val="left"/>
      <w:pPr>
        <w:ind w:left="3213" w:hanging="357"/>
      </w:pPr>
      <w:rPr>
        <w:rFonts w:hint="default"/>
      </w:rPr>
    </w:lvl>
  </w:abstractNum>
  <w:abstractNum w:abstractNumId="9" w15:restartNumberingAfterBreak="0">
    <w:nsid w:val="4F6816F3"/>
    <w:multiLevelType w:val="hybridMultilevel"/>
    <w:tmpl w:val="4EA23262"/>
    <w:lvl w:ilvl="0" w:tplc="4EA0E424">
      <w:start w:val="1"/>
      <w:numFmt w:val="lowerRoman"/>
      <w:lvlText w:val="(%1)"/>
      <w:lvlJc w:val="left"/>
      <w:pPr>
        <w:ind w:left="1080" w:hanging="72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0" w15:restartNumberingAfterBreak="0">
    <w:nsid w:val="5E884903"/>
    <w:multiLevelType w:val="hybridMultilevel"/>
    <w:tmpl w:val="2E54DA86"/>
    <w:lvl w:ilvl="0" w:tplc="0406000F">
      <w:start w:val="1"/>
      <w:numFmt w:val="decimal"/>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5F2F52A3"/>
    <w:multiLevelType w:val="multilevel"/>
    <w:tmpl w:val="0406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2" w15:restartNumberingAfterBreak="0">
    <w:nsid w:val="744B35A8"/>
    <w:multiLevelType w:val="hybridMultilevel"/>
    <w:tmpl w:val="48B0F744"/>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num w:numId="1" w16cid:durableId="2088067431">
    <w:abstractNumId w:val="1"/>
    <w:lvlOverride w:ilvl="0">
      <w:startOverride w:val="1"/>
    </w:lvlOverride>
  </w:num>
  <w:num w:numId="2" w16cid:durableId="240718339">
    <w:abstractNumId w:val="7"/>
    <w:lvlOverride w:ilvl="0">
      <w:startOverride w:val="1"/>
    </w:lvlOverride>
  </w:num>
  <w:num w:numId="3" w16cid:durableId="1411386299">
    <w:abstractNumId w:val="8"/>
  </w:num>
  <w:num w:numId="4" w16cid:durableId="806320421">
    <w:abstractNumId w:val="11"/>
  </w:num>
  <w:num w:numId="5" w16cid:durableId="2109695734">
    <w:abstractNumId w:val="6"/>
  </w:num>
  <w:num w:numId="6" w16cid:durableId="1453596027">
    <w:abstractNumId w:val="5"/>
  </w:num>
  <w:num w:numId="7" w16cid:durableId="686520972">
    <w:abstractNumId w:val="8"/>
  </w:num>
  <w:num w:numId="8" w16cid:durableId="1966303835">
    <w:abstractNumId w:val="12"/>
  </w:num>
  <w:num w:numId="9" w16cid:durableId="420376363">
    <w:abstractNumId w:val="3"/>
  </w:num>
  <w:num w:numId="10" w16cid:durableId="1734885919">
    <w:abstractNumId w:val="9"/>
  </w:num>
  <w:num w:numId="11" w16cid:durableId="1138112385">
    <w:abstractNumId w:val="10"/>
  </w:num>
  <w:num w:numId="12" w16cid:durableId="1336886440">
    <w:abstractNumId w:val="4"/>
  </w:num>
  <w:num w:numId="13" w16cid:durableId="1530869549">
    <w:abstractNumId w:val="0"/>
  </w:num>
  <w:num w:numId="14" w16cid:durableId="557597053">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esper Nellemann">
    <w15:presenceInfo w15:providerId="AD" w15:userId="S::dgp194@ku.dk::515374bf-28b3-4781-9508-586158225d5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1304"/>
  <w:hyphenationZone w:val="425"/>
  <w:characterSpacingControl w:val="doNotCompress"/>
  <w:hdrShapeDefaults>
    <o:shapedefaults v:ext="edit" spidmax="2050"/>
  </w:hdrShapeDefaults>
  <w:footnotePr>
    <w:numFmt w:val="lowerLette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1C46"/>
    <w:rsid w:val="000054A7"/>
    <w:rsid w:val="000068CC"/>
    <w:rsid w:val="00010A43"/>
    <w:rsid w:val="0002145E"/>
    <w:rsid w:val="00033877"/>
    <w:rsid w:val="00036564"/>
    <w:rsid w:val="000538C7"/>
    <w:rsid w:val="000632E9"/>
    <w:rsid w:val="0006515A"/>
    <w:rsid w:val="00073E1C"/>
    <w:rsid w:val="00081849"/>
    <w:rsid w:val="00083B73"/>
    <w:rsid w:val="00096019"/>
    <w:rsid w:val="000B0D2F"/>
    <w:rsid w:val="000C1473"/>
    <w:rsid w:val="000C3BD4"/>
    <w:rsid w:val="000E03B9"/>
    <w:rsid w:val="000E1C46"/>
    <w:rsid w:val="000E342B"/>
    <w:rsid w:val="000F36FD"/>
    <w:rsid w:val="001013D9"/>
    <w:rsid w:val="00120037"/>
    <w:rsid w:val="0012567D"/>
    <w:rsid w:val="0014164E"/>
    <w:rsid w:val="00156041"/>
    <w:rsid w:val="00174CD4"/>
    <w:rsid w:val="0018777F"/>
    <w:rsid w:val="00190510"/>
    <w:rsid w:val="00190564"/>
    <w:rsid w:val="00196807"/>
    <w:rsid w:val="001C7F64"/>
    <w:rsid w:val="001D27FC"/>
    <w:rsid w:val="001E606F"/>
    <w:rsid w:val="002037CD"/>
    <w:rsid w:val="00224301"/>
    <w:rsid w:val="00227C26"/>
    <w:rsid w:val="00231DA6"/>
    <w:rsid w:val="00235BD0"/>
    <w:rsid w:val="00261658"/>
    <w:rsid w:val="00264B88"/>
    <w:rsid w:val="00275C35"/>
    <w:rsid w:val="002A6A91"/>
    <w:rsid w:val="002B6EA3"/>
    <w:rsid w:val="002C003A"/>
    <w:rsid w:val="002F3440"/>
    <w:rsid w:val="00304C72"/>
    <w:rsid w:val="00317F43"/>
    <w:rsid w:val="0032079D"/>
    <w:rsid w:val="003223C3"/>
    <w:rsid w:val="00334038"/>
    <w:rsid w:val="0034446D"/>
    <w:rsid w:val="00354ABB"/>
    <w:rsid w:val="00357579"/>
    <w:rsid w:val="00364CB9"/>
    <w:rsid w:val="0037176A"/>
    <w:rsid w:val="003721A5"/>
    <w:rsid w:val="00381FCB"/>
    <w:rsid w:val="00397F44"/>
    <w:rsid w:val="003B2D0F"/>
    <w:rsid w:val="003D060B"/>
    <w:rsid w:val="003F6EF2"/>
    <w:rsid w:val="00401E9D"/>
    <w:rsid w:val="00402985"/>
    <w:rsid w:val="0041506D"/>
    <w:rsid w:val="00477C3A"/>
    <w:rsid w:val="004918C3"/>
    <w:rsid w:val="004A0EBB"/>
    <w:rsid w:val="004A169A"/>
    <w:rsid w:val="004D32C5"/>
    <w:rsid w:val="004D5F1B"/>
    <w:rsid w:val="00521A12"/>
    <w:rsid w:val="00525159"/>
    <w:rsid w:val="0052570C"/>
    <w:rsid w:val="00551058"/>
    <w:rsid w:val="00597D44"/>
    <w:rsid w:val="005A03B1"/>
    <w:rsid w:val="005B09DD"/>
    <w:rsid w:val="005C608F"/>
    <w:rsid w:val="005D1C52"/>
    <w:rsid w:val="005D5FD2"/>
    <w:rsid w:val="00602353"/>
    <w:rsid w:val="00604909"/>
    <w:rsid w:val="006075F9"/>
    <w:rsid w:val="006111CC"/>
    <w:rsid w:val="00632AAD"/>
    <w:rsid w:val="0064776E"/>
    <w:rsid w:val="00651CC1"/>
    <w:rsid w:val="006700AF"/>
    <w:rsid w:val="00670484"/>
    <w:rsid w:val="00675071"/>
    <w:rsid w:val="00682A1A"/>
    <w:rsid w:val="00685F55"/>
    <w:rsid w:val="00697B33"/>
    <w:rsid w:val="006A0019"/>
    <w:rsid w:val="006B0482"/>
    <w:rsid w:val="006C6CB2"/>
    <w:rsid w:val="006C7C17"/>
    <w:rsid w:val="006D6A28"/>
    <w:rsid w:val="006F0648"/>
    <w:rsid w:val="007460B7"/>
    <w:rsid w:val="00754778"/>
    <w:rsid w:val="00760AB9"/>
    <w:rsid w:val="00773EE1"/>
    <w:rsid w:val="00782458"/>
    <w:rsid w:val="007842D2"/>
    <w:rsid w:val="007A1428"/>
    <w:rsid w:val="007C0EC6"/>
    <w:rsid w:val="007C34EB"/>
    <w:rsid w:val="007C5001"/>
    <w:rsid w:val="007D454D"/>
    <w:rsid w:val="007F4598"/>
    <w:rsid w:val="00802728"/>
    <w:rsid w:val="00820A7A"/>
    <w:rsid w:val="0082588D"/>
    <w:rsid w:val="008310A2"/>
    <w:rsid w:val="00834CE4"/>
    <w:rsid w:val="0084145C"/>
    <w:rsid w:val="0084498B"/>
    <w:rsid w:val="00847FF5"/>
    <w:rsid w:val="00856CEC"/>
    <w:rsid w:val="00870A12"/>
    <w:rsid w:val="00872C14"/>
    <w:rsid w:val="008936BD"/>
    <w:rsid w:val="008A6F5F"/>
    <w:rsid w:val="008A7987"/>
    <w:rsid w:val="008B0D19"/>
    <w:rsid w:val="008B0E04"/>
    <w:rsid w:val="008D1A44"/>
    <w:rsid w:val="008E2E16"/>
    <w:rsid w:val="008F153E"/>
    <w:rsid w:val="008F72B4"/>
    <w:rsid w:val="008F772A"/>
    <w:rsid w:val="00917099"/>
    <w:rsid w:val="0093169A"/>
    <w:rsid w:val="00933C40"/>
    <w:rsid w:val="00944206"/>
    <w:rsid w:val="0094486C"/>
    <w:rsid w:val="00950992"/>
    <w:rsid w:val="00984317"/>
    <w:rsid w:val="009B76DE"/>
    <w:rsid w:val="009C2128"/>
    <w:rsid w:val="009C5DE3"/>
    <w:rsid w:val="009E101C"/>
    <w:rsid w:val="009E3874"/>
    <w:rsid w:val="00A10306"/>
    <w:rsid w:val="00A1745D"/>
    <w:rsid w:val="00A366EC"/>
    <w:rsid w:val="00A50685"/>
    <w:rsid w:val="00A60D32"/>
    <w:rsid w:val="00A71D8F"/>
    <w:rsid w:val="00A804D1"/>
    <w:rsid w:val="00A84CF8"/>
    <w:rsid w:val="00A86552"/>
    <w:rsid w:val="00A94588"/>
    <w:rsid w:val="00AA4038"/>
    <w:rsid w:val="00AA7BC7"/>
    <w:rsid w:val="00AB5BFB"/>
    <w:rsid w:val="00AC3287"/>
    <w:rsid w:val="00AC3B25"/>
    <w:rsid w:val="00AD00CD"/>
    <w:rsid w:val="00AD65F2"/>
    <w:rsid w:val="00AD7DD7"/>
    <w:rsid w:val="00AF0FCA"/>
    <w:rsid w:val="00AF4C6F"/>
    <w:rsid w:val="00B129F8"/>
    <w:rsid w:val="00B169A6"/>
    <w:rsid w:val="00B20698"/>
    <w:rsid w:val="00B215CB"/>
    <w:rsid w:val="00B22940"/>
    <w:rsid w:val="00B25670"/>
    <w:rsid w:val="00B300D0"/>
    <w:rsid w:val="00B47587"/>
    <w:rsid w:val="00B476B5"/>
    <w:rsid w:val="00B5325D"/>
    <w:rsid w:val="00B64926"/>
    <w:rsid w:val="00B772EB"/>
    <w:rsid w:val="00B8016A"/>
    <w:rsid w:val="00BA7497"/>
    <w:rsid w:val="00BB19D4"/>
    <w:rsid w:val="00BC06DA"/>
    <w:rsid w:val="00BE1605"/>
    <w:rsid w:val="00BE71B5"/>
    <w:rsid w:val="00BF2D9B"/>
    <w:rsid w:val="00C00D17"/>
    <w:rsid w:val="00C06D35"/>
    <w:rsid w:val="00C30F02"/>
    <w:rsid w:val="00C342F4"/>
    <w:rsid w:val="00C41D4C"/>
    <w:rsid w:val="00C435C8"/>
    <w:rsid w:val="00C47874"/>
    <w:rsid w:val="00C52523"/>
    <w:rsid w:val="00C578A3"/>
    <w:rsid w:val="00C60276"/>
    <w:rsid w:val="00C6093A"/>
    <w:rsid w:val="00C63C57"/>
    <w:rsid w:val="00C81884"/>
    <w:rsid w:val="00C86525"/>
    <w:rsid w:val="00C95784"/>
    <w:rsid w:val="00CA35D8"/>
    <w:rsid w:val="00CA6DC6"/>
    <w:rsid w:val="00CD0B6E"/>
    <w:rsid w:val="00CE45D7"/>
    <w:rsid w:val="00CE6D0F"/>
    <w:rsid w:val="00CF1EA0"/>
    <w:rsid w:val="00D0432F"/>
    <w:rsid w:val="00D26262"/>
    <w:rsid w:val="00D279AD"/>
    <w:rsid w:val="00D379DE"/>
    <w:rsid w:val="00D462B6"/>
    <w:rsid w:val="00D52416"/>
    <w:rsid w:val="00D55B2E"/>
    <w:rsid w:val="00D6153A"/>
    <w:rsid w:val="00D67121"/>
    <w:rsid w:val="00D741BF"/>
    <w:rsid w:val="00DC64E5"/>
    <w:rsid w:val="00DD0B21"/>
    <w:rsid w:val="00DE27FB"/>
    <w:rsid w:val="00E05B84"/>
    <w:rsid w:val="00E149BF"/>
    <w:rsid w:val="00E24B7C"/>
    <w:rsid w:val="00E275B2"/>
    <w:rsid w:val="00E34C13"/>
    <w:rsid w:val="00E50F73"/>
    <w:rsid w:val="00E63B88"/>
    <w:rsid w:val="00E7374B"/>
    <w:rsid w:val="00E93E2C"/>
    <w:rsid w:val="00EB1754"/>
    <w:rsid w:val="00EB70ED"/>
    <w:rsid w:val="00EC1F62"/>
    <w:rsid w:val="00ED0E86"/>
    <w:rsid w:val="00ED279A"/>
    <w:rsid w:val="00EE3AF9"/>
    <w:rsid w:val="00EF3366"/>
    <w:rsid w:val="00EF5537"/>
    <w:rsid w:val="00F25419"/>
    <w:rsid w:val="00F309E1"/>
    <w:rsid w:val="00F36403"/>
    <w:rsid w:val="00F72481"/>
    <w:rsid w:val="00F7459A"/>
    <w:rsid w:val="00F90473"/>
    <w:rsid w:val="00F97FCE"/>
    <w:rsid w:val="00FB5B6F"/>
    <w:rsid w:val="00FD3CA3"/>
    <w:rsid w:val="00FD45C2"/>
    <w:rsid w:val="00FD4EB5"/>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1DE20F"/>
  <w15:docId w15:val="{EE28B7C8-1FA8-4C68-BB92-C3D4D8F9EF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da-DK" w:eastAsia="da-D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next w:val="Normal"/>
    <w:uiPriority w:val="9"/>
    <w:qFormat/>
    <w:pPr>
      <w:numPr>
        <w:numId w:val="14"/>
      </w:numPr>
      <w:pBdr>
        <w:bottom w:val="single" w:sz="6" w:space="1" w:color="053714"/>
      </w:pBdr>
      <w:spacing w:before="360" w:after="200"/>
      <w:outlineLvl w:val="0"/>
    </w:pPr>
    <w:rPr>
      <w:b/>
      <w:bCs/>
      <w:color w:val="053714"/>
      <w:sz w:val="36"/>
      <w:szCs w:val="36"/>
    </w:rPr>
  </w:style>
  <w:style w:type="paragraph" w:styleId="Overskrift2">
    <w:name w:val="heading 2"/>
    <w:next w:val="Normal"/>
    <w:uiPriority w:val="9"/>
    <w:unhideWhenUsed/>
    <w:qFormat/>
    <w:rsid w:val="00AA7BC7"/>
    <w:pPr>
      <w:keepNext/>
      <w:keepLines/>
      <w:numPr>
        <w:ilvl w:val="1"/>
        <w:numId w:val="14"/>
      </w:numPr>
      <w:spacing w:before="280" w:after="160"/>
      <w:outlineLvl w:val="1"/>
    </w:pPr>
    <w:rPr>
      <w:b/>
      <w:bCs/>
      <w:color w:val="0C3512" w:themeColor="accent3" w:themeShade="80"/>
      <w:sz w:val="32"/>
      <w:szCs w:val="32"/>
      <w:lang w:val="en-US"/>
    </w:rPr>
  </w:style>
  <w:style w:type="paragraph" w:styleId="Overskrift3">
    <w:name w:val="heading 3"/>
    <w:next w:val="Normal"/>
    <w:uiPriority w:val="9"/>
    <w:unhideWhenUsed/>
    <w:qFormat/>
    <w:rsid w:val="00697B33"/>
    <w:pPr>
      <w:numPr>
        <w:ilvl w:val="2"/>
        <w:numId w:val="14"/>
      </w:numPr>
      <w:spacing w:before="200" w:after="120"/>
      <w:outlineLvl w:val="2"/>
    </w:pPr>
    <w:rPr>
      <w:b/>
      <w:bCs/>
      <w:color w:val="0C3512" w:themeColor="accent3" w:themeShade="80"/>
      <w:sz w:val="28"/>
      <w:szCs w:val="28"/>
      <w:lang w:val="en-US"/>
    </w:rPr>
  </w:style>
  <w:style w:type="paragraph" w:styleId="Overskrift4">
    <w:name w:val="heading 4"/>
    <w:basedOn w:val="Overskrift3"/>
    <w:next w:val="Normal"/>
    <w:uiPriority w:val="9"/>
    <w:unhideWhenUsed/>
    <w:qFormat/>
    <w:rsid w:val="00697B33"/>
    <w:pPr>
      <w:numPr>
        <w:ilvl w:val="3"/>
      </w:numPr>
      <w:outlineLvl w:val="3"/>
    </w:pPr>
    <w:rPr>
      <w:sz w:val="24"/>
      <w:szCs w:val="24"/>
    </w:rPr>
  </w:style>
  <w:style w:type="paragraph" w:styleId="Overskrift5">
    <w:name w:val="heading 5"/>
    <w:uiPriority w:val="9"/>
    <w:semiHidden/>
    <w:unhideWhenUsed/>
    <w:qFormat/>
    <w:pPr>
      <w:outlineLvl w:val="4"/>
    </w:pPr>
    <w:rPr>
      <w:color w:val="2E74B5"/>
    </w:rPr>
  </w:style>
  <w:style w:type="paragraph" w:styleId="Overskrift6">
    <w:name w:val="heading 6"/>
    <w:uiPriority w:val="9"/>
    <w:semiHidden/>
    <w:unhideWhenUsed/>
    <w:qFormat/>
    <w:pPr>
      <w:outlineLvl w:val="5"/>
    </w:pPr>
    <w:rPr>
      <w:color w:val="1F4D7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Tittel">
    <w:name w:val="Title"/>
    <w:uiPriority w:val="10"/>
    <w:qFormat/>
    <w:rPr>
      <w:sz w:val="56"/>
      <w:szCs w:val="56"/>
    </w:rPr>
  </w:style>
  <w:style w:type="paragraph" w:customStyle="1" w:styleId="Strong1">
    <w:name w:val="Strong1"/>
    <w:qFormat/>
    <w:rPr>
      <w:b/>
      <w:bCs/>
    </w:rPr>
  </w:style>
  <w:style w:type="paragraph" w:styleId="Listeavsnitt">
    <w:name w:val="List Paragraph"/>
    <w:qFormat/>
  </w:style>
  <w:style w:type="character" w:styleId="Hyperkobling">
    <w:name w:val="Hyperlink"/>
    <w:uiPriority w:val="99"/>
    <w:unhideWhenUsed/>
    <w:rPr>
      <w:color w:val="0563C1"/>
      <w:u w:val="single"/>
    </w:rPr>
  </w:style>
  <w:style w:type="character" w:styleId="Fotnotereferanse">
    <w:name w:val="footnote reference"/>
    <w:uiPriority w:val="99"/>
    <w:semiHidden/>
    <w:unhideWhenUsed/>
    <w:rPr>
      <w:vertAlign w:val="superscript"/>
    </w:rPr>
  </w:style>
  <w:style w:type="paragraph" w:styleId="Fotnotetekst">
    <w:name w:val="footnote text"/>
    <w:link w:val="FotnotetekstTegn"/>
    <w:uiPriority w:val="99"/>
    <w:semiHidden/>
    <w:unhideWhenUsed/>
    <w:rPr>
      <w:sz w:val="20"/>
      <w:szCs w:val="20"/>
    </w:rPr>
  </w:style>
  <w:style w:type="character" w:customStyle="1" w:styleId="FotnotetekstTegn">
    <w:name w:val="Fotnotetekst Tegn"/>
    <w:link w:val="Fotnotetekst"/>
    <w:uiPriority w:val="99"/>
    <w:semiHidden/>
    <w:unhideWhenUsed/>
    <w:rPr>
      <w:sz w:val="20"/>
      <w:szCs w:val="20"/>
    </w:rPr>
  </w:style>
  <w:style w:type="paragraph" w:styleId="Topptekst">
    <w:name w:val="header"/>
    <w:basedOn w:val="Normal"/>
    <w:link w:val="TopptekstTegn"/>
    <w:uiPriority w:val="99"/>
    <w:unhideWhenUsed/>
    <w:rsid w:val="008F153E"/>
    <w:pPr>
      <w:tabs>
        <w:tab w:val="center" w:pos="4819"/>
        <w:tab w:val="right" w:pos="9638"/>
      </w:tabs>
    </w:pPr>
  </w:style>
  <w:style w:type="character" w:customStyle="1" w:styleId="TopptekstTegn">
    <w:name w:val="Topptekst Tegn"/>
    <w:basedOn w:val="Standardskriftforavsnitt"/>
    <w:link w:val="Topptekst"/>
    <w:uiPriority w:val="99"/>
    <w:rsid w:val="008F153E"/>
  </w:style>
  <w:style w:type="paragraph" w:styleId="Bunntekst">
    <w:name w:val="footer"/>
    <w:basedOn w:val="Normal"/>
    <w:link w:val="BunntekstTegn"/>
    <w:uiPriority w:val="99"/>
    <w:unhideWhenUsed/>
    <w:rsid w:val="008F153E"/>
    <w:pPr>
      <w:tabs>
        <w:tab w:val="center" w:pos="4819"/>
        <w:tab w:val="right" w:pos="9638"/>
      </w:tabs>
    </w:pPr>
  </w:style>
  <w:style w:type="character" w:customStyle="1" w:styleId="BunntekstTegn">
    <w:name w:val="Bunntekst Tegn"/>
    <w:basedOn w:val="Standardskriftforavsnitt"/>
    <w:link w:val="Bunntekst"/>
    <w:uiPriority w:val="99"/>
    <w:rsid w:val="008F153E"/>
  </w:style>
  <w:style w:type="paragraph" w:styleId="Overskriftforinnholdsfortegnelse">
    <w:name w:val="TOC Heading"/>
    <w:basedOn w:val="Overskrift1"/>
    <w:next w:val="Normal"/>
    <w:uiPriority w:val="39"/>
    <w:unhideWhenUsed/>
    <w:qFormat/>
    <w:rsid w:val="005B09DD"/>
    <w:pPr>
      <w:keepNext/>
      <w:keepLines/>
      <w:pBdr>
        <w:bottom w:val="none" w:sz="0" w:space="0" w:color="auto"/>
      </w:pBdr>
      <w:spacing w:before="240" w:after="0" w:line="259" w:lineRule="auto"/>
      <w:outlineLvl w:val="9"/>
    </w:pPr>
    <w:rPr>
      <w:rFonts w:asciiTheme="majorHAnsi" w:eastAsiaTheme="majorEastAsia" w:hAnsiTheme="majorHAnsi" w:cstheme="majorBidi"/>
      <w:b w:val="0"/>
      <w:bCs w:val="0"/>
      <w:color w:val="0F4761" w:themeColor="accent1" w:themeShade="BF"/>
      <w:sz w:val="32"/>
      <w:szCs w:val="32"/>
      <w:lang w:val="en-US" w:eastAsia="en-US"/>
    </w:rPr>
  </w:style>
  <w:style w:type="paragraph" w:styleId="INNH1">
    <w:name w:val="toc 1"/>
    <w:basedOn w:val="Normal"/>
    <w:next w:val="Normal"/>
    <w:autoRedefine/>
    <w:uiPriority w:val="39"/>
    <w:unhideWhenUsed/>
    <w:rsid w:val="005B09DD"/>
    <w:pPr>
      <w:spacing w:after="100"/>
    </w:pPr>
  </w:style>
  <w:style w:type="paragraph" w:styleId="INNH2">
    <w:name w:val="toc 2"/>
    <w:basedOn w:val="Normal"/>
    <w:next w:val="Normal"/>
    <w:autoRedefine/>
    <w:uiPriority w:val="39"/>
    <w:unhideWhenUsed/>
    <w:rsid w:val="005B09DD"/>
    <w:pPr>
      <w:spacing w:after="100"/>
      <w:ind w:left="220"/>
    </w:pPr>
  </w:style>
  <w:style w:type="paragraph" w:styleId="INNH3">
    <w:name w:val="toc 3"/>
    <w:basedOn w:val="Normal"/>
    <w:next w:val="Normal"/>
    <w:autoRedefine/>
    <w:uiPriority w:val="39"/>
    <w:unhideWhenUsed/>
    <w:rsid w:val="005B09DD"/>
    <w:pPr>
      <w:spacing w:after="100"/>
      <w:ind w:left="440"/>
    </w:pPr>
  </w:style>
  <w:style w:type="character" w:styleId="Sluttnotereferanse">
    <w:name w:val="endnote reference"/>
    <w:uiPriority w:val="99"/>
    <w:semiHidden/>
    <w:unhideWhenUsed/>
    <w:rPr>
      <w:vertAlign w:val="superscript"/>
    </w:rPr>
  </w:style>
  <w:style w:type="paragraph" w:styleId="Sluttnotetekst">
    <w:name w:val="endnote text"/>
    <w:uiPriority w:val="99"/>
    <w:semiHidden/>
    <w:unhideWhenUsed/>
    <w:rPr>
      <w:sz w:val="20"/>
      <w:szCs w:val="20"/>
    </w:rPr>
  </w:style>
  <w:style w:type="character" w:styleId="Ulstomtale">
    <w:name w:val="Unresolved Mention"/>
    <w:basedOn w:val="Standardskriftforavsnitt"/>
    <w:uiPriority w:val="99"/>
    <w:semiHidden/>
    <w:unhideWhenUsed/>
    <w:rsid w:val="00525159"/>
    <w:rPr>
      <w:color w:val="605E5C"/>
      <w:shd w:val="clear" w:color="auto" w:fill="E1DFDD"/>
    </w:rPr>
  </w:style>
  <w:style w:type="paragraph" w:styleId="Revisjon">
    <w:name w:val="Revision"/>
    <w:hidden/>
    <w:uiPriority w:val="99"/>
    <w:semiHidden/>
    <w:rsid w:val="00856CEC"/>
  </w:style>
  <w:style w:type="paragraph" w:styleId="Merknadstekst">
    <w:name w:val="annotation text"/>
    <w:basedOn w:val="Normal"/>
    <w:link w:val="MerknadstekstTegn"/>
    <w:uiPriority w:val="99"/>
    <w:unhideWhenUsed/>
    <w:rPr>
      <w:sz w:val="20"/>
      <w:szCs w:val="20"/>
    </w:rPr>
  </w:style>
  <w:style w:type="character" w:customStyle="1" w:styleId="MerknadstekstTegn">
    <w:name w:val="Merknadstekst Tegn"/>
    <w:basedOn w:val="Standardskriftforavsnitt"/>
    <w:link w:val="Merknadstekst"/>
    <w:uiPriority w:val="99"/>
    <w:rPr>
      <w:sz w:val="20"/>
      <w:szCs w:val="20"/>
    </w:rPr>
  </w:style>
  <w:style w:type="character" w:styleId="Merknadsreferanse">
    <w:name w:val="annotation reference"/>
    <w:basedOn w:val="Standardskriftforavsnitt"/>
    <w:uiPriority w:val="99"/>
    <w:semiHidden/>
    <w:unhideWhenUsed/>
    <w:rPr>
      <w:sz w:val="16"/>
      <w:szCs w:val="16"/>
    </w:rPr>
  </w:style>
  <w:style w:type="paragraph" w:styleId="Kommentaremne">
    <w:name w:val="annotation subject"/>
    <w:basedOn w:val="Merknadstekst"/>
    <w:next w:val="Merknadstekst"/>
    <w:link w:val="KommentaremneTegn"/>
    <w:uiPriority w:val="99"/>
    <w:semiHidden/>
    <w:unhideWhenUsed/>
    <w:rsid w:val="006D6A28"/>
    <w:rPr>
      <w:b/>
      <w:bCs/>
    </w:rPr>
  </w:style>
  <w:style w:type="character" w:customStyle="1" w:styleId="KommentaremneTegn">
    <w:name w:val="Kommentaremne Tegn"/>
    <w:basedOn w:val="MerknadstekstTegn"/>
    <w:link w:val="Kommentaremne"/>
    <w:uiPriority w:val="99"/>
    <w:semiHidden/>
    <w:rsid w:val="006D6A2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FB7F6B-0B3A-49B0-9A83-C60A3558C93C}">
  <ds:schemaRefs>
    <ds:schemaRef ds:uri="http://schemas.openxmlformats.org/officeDocument/2006/bibliography"/>
  </ds:schemaRefs>
</ds:datastoreItem>
</file>

<file path=docMetadata/LabelInfo.xml><?xml version="1.0" encoding="utf-8"?>
<clbl:labelList xmlns:clbl="http://schemas.microsoft.com/office/2020/mipLabelMetadata">
  <clbl:label id="{a3927f91-cda1-4696-af89-8c9f1ceffa91}" enabled="0" method="" siteId="{a3927f91-cda1-4696-af89-8c9f1ceffa91}" removed="1"/>
</clbl:labelList>
</file>

<file path=docProps/app.xml><?xml version="1.0" encoding="utf-8"?>
<Properties xmlns="http://schemas.openxmlformats.org/officeDocument/2006/extended-properties" xmlns:vt="http://schemas.openxmlformats.org/officeDocument/2006/docPropsVTypes">
  <Template>Normal</Template>
  <TotalTime>7</TotalTime>
  <Pages>26</Pages>
  <Words>8047</Words>
  <Characters>48282</Characters>
  <Application>Microsoft Office Word</Application>
  <DocSecurity>0</DocSecurity>
  <Lines>1005</Lines>
  <Paragraphs>481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Jesper Nellemann</dc:creator>
  <cp:lastModifiedBy>Kaja Lycke Gleerup</cp:lastModifiedBy>
  <cp:revision>3</cp:revision>
  <cp:lastPrinted>2026-04-04T08:33:00Z</cp:lastPrinted>
  <dcterms:created xsi:type="dcterms:W3CDTF">2026-07-09T14:39:00Z</dcterms:created>
  <dcterms:modified xsi:type="dcterms:W3CDTF">2026-07-09T14:41:00Z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Remapped">
    <vt:lpwstr>true</vt:lpwstr>
  </property>
</Properties>
</file>